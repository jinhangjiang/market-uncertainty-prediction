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296BC59" w14:textId="172F3E3C" w:rsidR="00653F17" w:rsidRPr="00A5417C" w:rsidRDefault="007D7736" w:rsidP="00A5417C">
      <w:pPr>
        <w:pStyle w:val="Normal1"/>
        <w:spacing w:after="0" w:line="480" w:lineRule="auto"/>
        <w:rPr>
          <w:b/>
          <w:bCs/>
          <w:sz w:val="32"/>
          <w:szCs w:val="32"/>
        </w:rPr>
      </w:pPr>
      <w:r w:rsidRPr="007D7736">
        <w:rPr>
          <w:b/>
          <w:bCs/>
          <w:sz w:val="32"/>
          <w:szCs w:val="32"/>
        </w:rPr>
        <w:t>A</w:t>
      </w:r>
      <w:r>
        <w:rPr>
          <w:b/>
          <w:bCs/>
          <w:sz w:val="32"/>
          <w:szCs w:val="32"/>
        </w:rPr>
        <w:t>n</w:t>
      </w:r>
      <w:r w:rsidRPr="007D7736">
        <w:rPr>
          <w:b/>
          <w:bCs/>
          <w:sz w:val="32"/>
          <w:szCs w:val="32"/>
        </w:rPr>
        <w:t xml:space="preserve"> Explainable Deep </w:t>
      </w:r>
      <w:commentRangeStart w:id="0"/>
      <w:r w:rsidRPr="007D7736">
        <w:rPr>
          <w:b/>
          <w:bCs/>
          <w:sz w:val="32"/>
          <w:szCs w:val="32"/>
        </w:rPr>
        <w:t>Learning</w:t>
      </w:r>
      <w:commentRangeEnd w:id="0"/>
      <w:r w:rsidR="00842C58">
        <w:rPr>
          <w:rStyle w:val="CommentReference"/>
        </w:rPr>
        <w:commentReference w:id="0"/>
      </w:r>
      <w:r w:rsidRPr="007D7736">
        <w:rPr>
          <w:b/>
          <w:bCs/>
          <w:sz w:val="32"/>
          <w:szCs w:val="32"/>
        </w:rPr>
        <w:t xml:space="preserve"> Framework to Forecast Economic Uncertainty </w:t>
      </w:r>
      <w:r w:rsidR="0016225E">
        <w:rPr>
          <w:b/>
          <w:bCs/>
          <w:sz w:val="32"/>
          <w:szCs w:val="32"/>
        </w:rPr>
        <w:t>Using</w:t>
      </w:r>
      <w:r w:rsidRPr="007D7736">
        <w:rPr>
          <w:b/>
          <w:bCs/>
          <w:sz w:val="32"/>
          <w:szCs w:val="32"/>
        </w:rPr>
        <w:t xml:space="preserve"> Social Media Data</w:t>
      </w:r>
      <w:r w:rsidR="009F739B" w:rsidRPr="00A5417C">
        <w:rPr>
          <w:b/>
          <w:bCs/>
          <w:sz w:val="32"/>
          <w:szCs w:val="32"/>
        </w:rPr>
        <w:t xml:space="preserve"> </w:t>
      </w:r>
    </w:p>
    <w:p w14:paraId="5BC4811D" w14:textId="77777777" w:rsidR="006F7114" w:rsidRPr="00C71998" w:rsidRDefault="00832112" w:rsidP="00A5417C">
      <w:pPr>
        <w:pStyle w:val="Heading1"/>
        <w:spacing w:before="0" w:after="0" w:line="480" w:lineRule="auto"/>
        <w:jc w:val="center"/>
        <w:rPr>
          <w:sz w:val="24"/>
          <w:szCs w:val="24"/>
        </w:rPr>
      </w:pPr>
      <w:r w:rsidRPr="00C71998">
        <w:rPr>
          <w:sz w:val="24"/>
          <w:szCs w:val="24"/>
        </w:rPr>
        <w:t>ABSTRACT</w:t>
      </w:r>
    </w:p>
    <w:p w14:paraId="6FECCEE5" w14:textId="2788886A" w:rsidR="009C2829" w:rsidRDefault="009F739B" w:rsidP="003135F0">
      <w:pPr>
        <w:pStyle w:val="Normal1"/>
        <w:spacing w:after="0" w:line="480" w:lineRule="auto"/>
        <w:jc w:val="left"/>
      </w:pPr>
      <w:r w:rsidRPr="009F739B">
        <w:t xml:space="preserve">In recent years, social media has become an indispensable source of information through which public attitudes, opinions, and concerns can be studied and quantified. This paper proposes a framework for predicting the Equity Market-related Economic Uncertainty Index using features generated from a popular discussion forum on Reddit. Our framework consists of a series of custom pre-processing and analytics methods, including </w:t>
      </w:r>
      <w:proofErr w:type="spellStart"/>
      <w:r w:rsidRPr="009F739B">
        <w:t>BERTopic</w:t>
      </w:r>
      <w:proofErr w:type="spellEnd"/>
      <w:r w:rsidRPr="009F739B">
        <w:t xml:space="preserve"> for latent topic identification and regularized linear models. Using our framework, we evaluate explanatory models with different configurations over a large corpus of Reddit posts belonging to the personal finance category. Our analysis generates valuable insights about discussion topics on Reddit and their efficacy in accurately predicting future economic uncertainty. The study demonstrates the potential of using social media data and explainable deep learning to inform economic forecasting and decision-making.</w:t>
      </w:r>
      <w:r w:rsidR="003B61EA">
        <w:t xml:space="preserve"> It contributes to the information systems (IS) knowledge base by enabling economic forecasting using a novel analytics framework. </w:t>
      </w:r>
    </w:p>
    <w:p w14:paraId="722D901B" w14:textId="13649A12" w:rsidR="0078431B" w:rsidRPr="00C71998" w:rsidRDefault="0078431B" w:rsidP="00A5417C">
      <w:pPr>
        <w:pStyle w:val="Normal1"/>
        <w:spacing w:after="0" w:line="480" w:lineRule="auto"/>
        <w:rPr>
          <w:color w:val="FF0000"/>
          <w:highlight w:val="yellow"/>
        </w:rPr>
      </w:pPr>
      <w:r>
        <w:t xml:space="preserve">Keywords: </w:t>
      </w:r>
      <w:r w:rsidR="009F739B" w:rsidRPr="009F739B">
        <w:t>Explainable Deep Learning</w:t>
      </w:r>
      <w:r w:rsidR="00FB3FE2">
        <w:t>,</w:t>
      </w:r>
      <w:r w:rsidR="009F739B" w:rsidRPr="009F739B">
        <w:t xml:space="preserve"> Topic Modeling</w:t>
      </w:r>
      <w:r w:rsidR="00FB3FE2">
        <w:t>,</w:t>
      </w:r>
      <w:r w:rsidR="009F739B" w:rsidRPr="009F739B">
        <w:t xml:space="preserve"> Unstructured Information Extraction</w:t>
      </w:r>
      <w:r w:rsidR="00FB3FE2">
        <w:t>,</w:t>
      </w:r>
      <w:r w:rsidR="009F739B" w:rsidRPr="009F739B">
        <w:t xml:space="preserve"> Social Media Analytics</w:t>
      </w:r>
      <w:r w:rsidR="00FB3FE2">
        <w:t>,</w:t>
      </w:r>
      <w:r w:rsidR="009F739B" w:rsidRPr="009F739B">
        <w:t xml:space="preserve"> Economic Uncertainty Analysis</w:t>
      </w:r>
    </w:p>
    <w:p w14:paraId="61C1D434" w14:textId="77777777" w:rsidR="00A13128" w:rsidRPr="00C71998" w:rsidRDefault="00832112" w:rsidP="00A5417C">
      <w:pPr>
        <w:pStyle w:val="Heading1"/>
        <w:numPr>
          <w:ilvl w:val="0"/>
          <w:numId w:val="1"/>
        </w:numPr>
        <w:spacing w:before="0" w:after="0" w:line="480" w:lineRule="auto"/>
        <w:rPr>
          <w:sz w:val="24"/>
          <w:szCs w:val="24"/>
        </w:rPr>
      </w:pPr>
      <w:r w:rsidRPr="00C71998">
        <w:rPr>
          <w:sz w:val="24"/>
          <w:szCs w:val="24"/>
        </w:rPr>
        <w:t>INTRODUCTION</w:t>
      </w:r>
    </w:p>
    <w:p w14:paraId="735B6A66" w14:textId="18AC11E1" w:rsidR="00DE22DD" w:rsidRDefault="00DE22DD" w:rsidP="003135F0">
      <w:pPr>
        <w:pStyle w:val="Normal1"/>
        <w:spacing w:after="0" w:line="480" w:lineRule="auto"/>
        <w:ind w:firstLine="720"/>
        <w:jc w:val="left"/>
      </w:pPr>
      <w:bookmarkStart w:id="1" w:name="_Hlk134020909"/>
      <w:r>
        <w:t xml:space="preserve">Global disasters have significantly disrupted human lives every few years. The Great Depression of 1929 led to a prolonged period of economic uncertainty and hardship. The Dot-com bubble in early 2000 caused many leading technology companies to shut down. The Global Financial Crisis of 2009 caused a deep recession, high unemployment rates, and long-lasting economic repercussions. The COVID-19 pandemic that started in late 2019, caused massive job </w:t>
      </w:r>
      <w:r>
        <w:lastRenderedPageBreak/>
        <w:t xml:space="preserve">losses, business closures, government stimulus measures, and a sharp decline in global economic output. Conflicts such as the Russia-Ukraine War that started in 2022 results in destruction of infrastructure, displacement of populations, and disruptions in trade and investment. Forecasting economic uncertainty plays a vital role in guiding decision-making, managing risks, formulating policies, maintaining market stability, influencing consumer behavior, and facilitating international trade. Accurate forecasts enable businesses, individuals, and governments to navigate uncertain economic conditions more effectively and mitigate potential adverse impacts. By understanding the level of uncertainty in the economy, companies can adjust their production, investment, and hiring </w:t>
      </w:r>
      <w:proofErr w:type="gramStart"/>
      <w:r>
        <w:t>strategies</w:t>
      </w:r>
      <w:proofErr w:type="gramEnd"/>
      <w:r>
        <w:t xml:space="preserve"> accordingly, optimizing their performance and minimizing potential losses. Furthermore, individuals can make informed decisions about their investments, savings, and retirement plans based on forecasts of economic uncertainty. By having accurate forecasts, policymakers can implement timely measures to stabilize the economy, manage inflationary pressures, and support sustainable economic growth. </w:t>
      </w:r>
      <w:r w:rsidRPr="00FB3FE2">
        <w:t xml:space="preserve"> </w:t>
      </w:r>
    </w:p>
    <w:p w14:paraId="514191FA" w14:textId="3A98BD60" w:rsidR="00FB3FE2" w:rsidRPr="00FB3FE2" w:rsidRDefault="00FB3FE2" w:rsidP="003135F0">
      <w:pPr>
        <w:pStyle w:val="Normal1"/>
        <w:spacing w:after="0" w:line="480" w:lineRule="auto"/>
        <w:ind w:firstLine="720"/>
        <w:jc w:val="left"/>
      </w:pPr>
      <w:r w:rsidRPr="00FB3FE2">
        <w:t xml:space="preserve">Social media platforms have become an invaluable source of information for studying various social, economic, and political phenomena in modern society </w:t>
      </w:r>
      <w:sdt>
        <w:sdtPr>
          <w:tag w:val="MENDELEY_CITATION_v3_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ciLCJpc3N1ZWQiOnsiZGF0ZS1wYXJ0cyI6W1syMDIyLDEyLDEyXV19LCJjb250YWluZXItdGl0bGUtc2hvcnQiOiIifSwiaXNUZW1wb3JhcnkiOmZhbHNlfV19"/>
          <w:id w:val="1293101461"/>
          <w:placeholder>
            <w:docPart w:val="6808DBBEDFCC4B78863E8B043F132F33"/>
          </w:placeholder>
        </w:sdtPr>
        <w:sdtEndPr/>
        <w:sdtContent>
          <w:r w:rsidR="00780EC0" w:rsidRPr="00780EC0">
            <w:t>[21,33,39]</w:t>
          </w:r>
        </w:sdtContent>
      </w:sdt>
      <w:r w:rsidRPr="00FB3FE2">
        <w:t xml:space="preserve">. By analyzing the content of social media posts, we can gain valuable insights into the attitudes, behaviors, and concerns of a wide range of internet users. For example, social media data has been previously leveraged to examine the sentiments of investors toward public stocks and market indices </w:t>
      </w:r>
      <w:sdt>
        <w:sdtPr>
          <w:tag w:val="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"/>
          <w:id w:val="544416780"/>
          <w:placeholder>
            <w:docPart w:val="6808DBBEDFCC4B78863E8B043F132F33"/>
          </w:placeholder>
        </w:sdtPr>
        <w:sdtEndPr/>
        <w:sdtContent>
          <w:r w:rsidR="00780EC0" w:rsidRPr="00780EC0">
            <w:t>[8,22,35]</w:t>
          </w:r>
        </w:sdtContent>
      </w:sdt>
      <w:r w:rsidRPr="00FB3FE2">
        <w:t xml:space="preserve">. Social media data has also been studied to characterize individual and organizational outcomes such as consumer behavior and firm equity value </w:t>
      </w:r>
      <w:sdt>
        <w:sdtPr>
          <w:tag w:val="MENDELEY_CITATION_v3_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"/>
          <w:id w:val="-1378001245"/>
          <w:placeholder>
            <w:docPart w:val="0E83267EB6D547559923F19EFE87F154"/>
          </w:placeholder>
        </w:sdtPr>
        <w:sdtEndPr/>
        <w:sdtContent>
          <w:r w:rsidR="00780EC0" w:rsidRPr="00780EC0">
            <w:t>[1,38]</w:t>
          </w:r>
        </w:sdtContent>
      </w:sdt>
      <w:r w:rsidRPr="00FB3FE2">
        <w:t xml:space="preserve">. In a similar light, social media data can be considered a vital source of information for economic policymakers and financial analysts. This paper specifically explores the potential of using social media data to forecast economic uncertainty. We focus our interests on the </w:t>
      </w:r>
      <w:r w:rsidRPr="00FB3FE2">
        <w:rPr>
          <w:i/>
          <w:iCs/>
        </w:rPr>
        <w:t>Personal Finance</w:t>
      </w:r>
      <w:r w:rsidRPr="00FB3FE2">
        <w:t xml:space="preserve"> subreddit and </w:t>
      </w:r>
      <w:r w:rsidRPr="00FB3FE2">
        <w:lastRenderedPageBreak/>
        <w:t>develop a framework for analyzing and predicting economic uncertainty. Through a series of experiments, we demonstrate the effectiveness of our approach and identify key topics that influence prediction performance.</w:t>
      </w:r>
    </w:p>
    <w:p w14:paraId="38DC35F0" w14:textId="71683953" w:rsidR="003B61EA" w:rsidRPr="00FB3FE2" w:rsidRDefault="00FB3FE2" w:rsidP="003135F0">
      <w:pPr>
        <w:pStyle w:val="Normal1"/>
        <w:spacing w:after="0" w:line="480" w:lineRule="auto"/>
        <w:ind w:firstLine="720"/>
        <w:jc w:val="left"/>
      </w:pPr>
      <w:r w:rsidRPr="00FB3FE2">
        <w:t xml:space="preserve">To </w:t>
      </w:r>
      <w:r w:rsidR="00DE22DD">
        <w:t>forecast</w:t>
      </w:r>
      <w:r w:rsidR="00DE22DD" w:rsidRPr="00FB3FE2">
        <w:t xml:space="preserve"> </w:t>
      </w:r>
      <w:r w:rsidRPr="00FB3FE2">
        <w:t xml:space="preserve">economic uncertainty, we model the Economic Policy Uncertainty Index (EUI) introduced by Scott Baker, Nicholas Bloom, and Steven Davis </w:t>
      </w:r>
      <w:sdt>
        <w:sdtPr>
          <w:tag w:val="MENDELEY_CITATION_v3_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"/>
          <w:id w:val="484669521"/>
          <w:placeholder>
            <w:docPart w:val="6808DBBEDFCC4B78863E8B043F132F33"/>
          </w:placeholder>
        </w:sdtPr>
        <w:sdtEndPr/>
        <w:sdtContent>
          <w:r w:rsidR="00780EC0" w:rsidRPr="00780EC0">
            <w:t>[2]</w:t>
          </w:r>
        </w:sdtContent>
      </w:sdt>
      <w:r w:rsidRPr="00FB3FE2">
        <w:t xml:space="preserve"> as a regression problem. The motivation of this study is that while Baker et al. computed EUI by parsing global news articles, few studies have examined the association between public sentiment and the economic uncertainty index. It is prudent to determine if and how online public sentiment is related to future economic uncertainty. Compared to news articles and microblogging platforms, discussion platforms such as Reddit provide a richer source of information that captures the public's concerns and offers insights into future economic uncertainty. Furthermore, learning the relationship between the social media discourse and EUI variations can contribute to the growing body of research on the role of </w:t>
      </w:r>
      <w:commentRangeStart w:id="2"/>
      <w:r w:rsidRPr="00FB3FE2">
        <w:t>social media in predicting economic trends and therefore be helpful for macroeconomists, policymak</w:t>
      </w:r>
      <w:commentRangeEnd w:id="2"/>
      <w:r w:rsidR="002402E9">
        <w:rPr>
          <w:rStyle w:val="CommentReference"/>
        </w:rPr>
        <w:commentReference w:id="2"/>
      </w:r>
      <w:r w:rsidRPr="00FB3FE2">
        <w:t xml:space="preserve">ers, firms, and investors. </w:t>
      </w:r>
      <w:del w:id="3" w:author="Srinivasan, Karthik" w:date="2023-06-27T14:23:00Z">
        <w:r w:rsidRPr="00FB3FE2" w:rsidDel="00DE22DD">
          <w:delText xml:space="preserve"> </w:delText>
        </w:r>
      </w:del>
    </w:p>
    <w:p w14:paraId="58C68334" w14:textId="2DD58CF6" w:rsidR="00FB3FE2" w:rsidRPr="00FB3FE2" w:rsidRDefault="00FB3FE2" w:rsidP="003135F0">
      <w:pPr>
        <w:pStyle w:val="Normal1"/>
        <w:spacing w:after="0" w:line="480" w:lineRule="auto"/>
        <w:ind w:firstLine="720"/>
        <w:jc w:val="left"/>
      </w:pPr>
      <w:r w:rsidRPr="00FB3FE2">
        <w:t xml:space="preserve">We collected and analyzed a set of Reddit conversations that specifically talks about personal financial-related issues from the end of 2021 till the mid of 2022. The analysis shows that the volume of </w:t>
      </w:r>
      <w:proofErr w:type="gramStart"/>
      <w:r w:rsidRPr="00FB3FE2">
        <w:t>particular topics</w:t>
      </w:r>
      <w:proofErr w:type="gramEnd"/>
      <w:r w:rsidRPr="00FB3FE2">
        <w:t xml:space="preserve"> from the conversations can be predictive of future economic uncertainty. Our study contributes to the existing literature in the following ways: (1) We introduce a unique method framework for extracting topics from Reddit using deep learning that can be used for modeling economic uncertainty index. (2) We identify the topics whose daily volume on social media platforms could potentially be predictive for future economic uncertainty assessment and interpretation</w:t>
      </w:r>
      <w:r w:rsidR="00027B51">
        <w:t xml:space="preserve">, and (3) Identification and use of two complimentary evaluation metrics: </w:t>
      </w:r>
      <w:r w:rsidR="00027B51">
        <w:rPr>
          <w:lang w:eastAsia="ko-KR"/>
        </w:rPr>
        <w:t xml:space="preserve">normalized forecasting accuracy (NFA), and the Spearman’ Rank Correlation </w:t>
      </w:r>
      <w:r w:rsidR="00027B51">
        <w:rPr>
          <w:lang w:eastAsia="ko-KR"/>
        </w:rPr>
        <w:lastRenderedPageBreak/>
        <w:t>Coefficient (SC) for performance evaluation of economic uncertainty prediction models</w:t>
      </w:r>
      <w:r w:rsidRPr="00FB3FE2">
        <w:t>.</w:t>
      </w:r>
      <w:r w:rsidR="00F655E3">
        <w:t xml:space="preserve"> </w:t>
      </w:r>
      <w:r w:rsidR="009C2F72">
        <w:t>Our research contributes to analytics research focused on modeling economic uncertainty using novel data sources. Using our framework, policymakers, businesses, and individuals can develop models that not only accurately forecast near-future economic uncertainty, but also inform about online discussion topics that are tied to imminent changes in economic activities. Our study contributes to IS research by introducing a new analytics method framework as a design science artifact as well as furthering social media analytics research geared towards economic uncertainty modeling.</w:t>
      </w:r>
      <w:r w:rsidRPr="00FB3FE2">
        <w:t xml:space="preserve"> </w:t>
      </w:r>
    </w:p>
    <w:p w14:paraId="34A13AC1" w14:textId="2DE2994B" w:rsidR="0055011B" w:rsidRPr="00C71998" w:rsidRDefault="00FB3FE2" w:rsidP="003135F0">
      <w:pPr>
        <w:pStyle w:val="Normal1"/>
        <w:spacing w:after="0" w:line="480" w:lineRule="auto"/>
        <w:ind w:firstLine="720"/>
        <w:jc w:val="left"/>
      </w:pPr>
      <w:r w:rsidRPr="00FB3FE2">
        <w:t>The rest of the sections are presented as follows. Section 2 describes the research background. Section 3 introduces the data used in this study. In Section 4, we explain the analytics methods in detail. Section 5 discusses the analysis. In Section 6, the discussion and conclusions are presented</w:t>
      </w:r>
      <w:bookmarkEnd w:id="1"/>
      <w:r w:rsidRPr="00FB3FE2">
        <w:t xml:space="preserve">.  </w:t>
      </w:r>
    </w:p>
    <w:p w14:paraId="2857CD9D" w14:textId="126CB6B0" w:rsidR="008B6CFA" w:rsidRPr="00C71998" w:rsidRDefault="00FB3FE2" w:rsidP="00A5417C">
      <w:pPr>
        <w:pStyle w:val="Heading1"/>
        <w:numPr>
          <w:ilvl w:val="0"/>
          <w:numId w:val="1"/>
        </w:numPr>
        <w:spacing w:before="0" w:after="0" w:line="480" w:lineRule="auto"/>
        <w:rPr>
          <w:sz w:val="24"/>
          <w:szCs w:val="24"/>
        </w:rPr>
      </w:pPr>
      <w:r>
        <w:rPr>
          <w:sz w:val="24"/>
          <w:szCs w:val="24"/>
        </w:rPr>
        <w:t xml:space="preserve">RESEARCH </w:t>
      </w:r>
      <w:r w:rsidR="00832112" w:rsidRPr="00C71998">
        <w:rPr>
          <w:sz w:val="24"/>
          <w:szCs w:val="24"/>
        </w:rPr>
        <w:t>BACK</w:t>
      </w:r>
      <w:commentRangeStart w:id="4"/>
      <w:r w:rsidR="00832112" w:rsidRPr="00C71998">
        <w:rPr>
          <w:sz w:val="24"/>
          <w:szCs w:val="24"/>
        </w:rPr>
        <w:t>GROUN</w:t>
      </w:r>
      <w:commentRangeEnd w:id="4"/>
      <w:r w:rsidR="002402E9">
        <w:rPr>
          <w:rStyle w:val="CommentReference"/>
          <w:b w:val="0"/>
        </w:rPr>
        <w:commentReference w:id="4"/>
      </w:r>
      <w:proofErr w:type="gramStart"/>
      <w:r w:rsidR="00832112" w:rsidRPr="00C71998">
        <w:rPr>
          <w:sz w:val="24"/>
          <w:szCs w:val="24"/>
        </w:rPr>
        <w:t>D</w:t>
      </w:r>
      <w:proofErr w:type="gramEnd"/>
      <w:r w:rsidR="00832112" w:rsidRPr="00C71998">
        <w:rPr>
          <w:sz w:val="24"/>
          <w:szCs w:val="24"/>
        </w:rPr>
        <w:t xml:space="preserve"> </w:t>
      </w:r>
    </w:p>
    <w:p w14:paraId="00B95560" w14:textId="4009F839" w:rsidR="00FB3FE2" w:rsidRPr="00FB3FE2" w:rsidRDefault="00FB3FE2" w:rsidP="00C708E8">
      <w:pPr>
        <w:spacing w:after="0" w:line="480" w:lineRule="auto"/>
        <w:ind w:firstLine="720"/>
        <w:jc w:val="left"/>
      </w:pPr>
      <w:bookmarkStart w:id="5" w:name="_Hlk134021155"/>
      <w:r w:rsidRPr="00FB3FE2">
        <w:t xml:space="preserve">The EUI index is based on the idea that newspaper text searches can provide useful proxies for economic and policy conditions, particularly in countries with limited data sources or in earlier periods. The authors showed that the EUI can effectively capture economic uncertainty stretching back several decades </w:t>
      </w:r>
      <w:sdt>
        <w:sdtPr>
          <w:tag w:val="MENDELEY_CITATION_v3_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"/>
          <w:id w:val="-234170844"/>
          <w:placeholder>
            <w:docPart w:val="45A5E8C62FEA4BA8B933E6A12539F27D"/>
          </w:placeholder>
        </w:sdtPr>
        <w:sdtEndPr/>
        <w:sdtContent>
          <w:r w:rsidR="00780EC0" w:rsidRPr="00780EC0">
            <w:t>[2]</w:t>
          </w:r>
        </w:sdtContent>
      </w:sdt>
      <w:r w:rsidRPr="00FB3FE2">
        <w:t xml:space="preserve">. </w:t>
      </w:r>
      <w:proofErr w:type="gramStart"/>
      <w:r w:rsidRPr="00FB3FE2">
        <w:t>In particular, Equity</w:t>
      </w:r>
      <w:proofErr w:type="gramEnd"/>
      <w:r w:rsidRPr="00FB3FE2">
        <w:t xml:space="preserve"> Market-related Economic Uncertainty Index is a type of EUI that specifically measures the level of uncertainty present in the market. High levels of economic uncertainty are often associated with increased volatility in the stock market, as investors may be more hesitant to make decisions in an uncertain environment. By tracking the index, economists and financial analysts can get a sense of the level of uncertainty that is present in the market and use this information to make more informed decisions about investing and trading.</w:t>
      </w:r>
    </w:p>
    <w:p w14:paraId="610CE165" w14:textId="01E77405" w:rsidR="00FB3FE2" w:rsidRPr="00FB3FE2" w:rsidRDefault="00FB3FE2" w:rsidP="00C708E8">
      <w:pPr>
        <w:spacing w:after="0" w:line="480" w:lineRule="auto"/>
        <w:ind w:firstLine="720"/>
        <w:jc w:val="left"/>
      </w:pPr>
      <w:r w:rsidRPr="00FB3FE2">
        <w:lastRenderedPageBreak/>
        <w:t xml:space="preserve">Explainable artificial intelligence (XAI) is a field of Artificial Intelligence (AI) that promotes a set of tools, techniques, and algorithms that can generate high-quality interpretable, intuitive, human-understandable explanations of AI decisions </w:t>
      </w:r>
      <w:sdt>
        <w:sdtPr>
          <w:tag w:val="MENDELEY_CITATION_v3_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"/>
          <w:id w:val="2102993305"/>
          <w:placeholder>
            <w:docPart w:val="AB3431C231AC43EAA3DE570C1C1B7088"/>
          </w:placeholder>
        </w:sdtPr>
        <w:sdtEndPr/>
        <w:sdtContent>
          <w:r w:rsidR="00780EC0" w:rsidRPr="00780EC0">
            <w:t>[7]</w:t>
          </w:r>
        </w:sdtContent>
      </w:sdt>
      <w:r w:rsidRPr="00FB3FE2">
        <w:t xml:space="preserve">. </w:t>
      </w:r>
      <w:proofErr w:type="gramStart"/>
      <w:r w:rsidRPr="00FB3FE2">
        <w:t>In particular, explainable</w:t>
      </w:r>
      <w:proofErr w:type="gramEnd"/>
      <w:r w:rsidRPr="00FB3FE2">
        <w:t xml:space="preserve"> deep learning is a discipline focused on the development of methods and studies enabling the explanation of decisions from deep learning models </w:t>
      </w:r>
      <w:sdt>
        <w:sdtPr>
          <w:tag w:val="MENDELEY_CITATION_v3_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"/>
          <w:id w:val="1971314667"/>
          <w:placeholder>
            <w:docPart w:val="AB3431C231AC43EAA3DE570C1C1B7088"/>
          </w:placeholder>
        </w:sdtPr>
        <w:sdtEndPr/>
        <w:sdtContent>
          <w:r w:rsidR="00780EC0" w:rsidRPr="00780EC0">
            <w:t>[30]</w:t>
          </w:r>
        </w:sdtContent>
      </w:sdt>
      <w:r w:rsidRPr="00FB3FE2">
        <w:t xml:space="preserve">. While fully parametric statistical models such as linear regression are widely used for explanatory modeling, their predictive power is lower due to high bias </w:t>
      </w:r>
      <w:sdt>
        <w:sdtPr>
          <w:tag w:val="MENDELEY_CITATION_v3_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"/>
          <w:id w:val="767514007"/>
          <w:placeholder>
            <w:docPart w:val="AB3431C231AC43EAA3DE570C1C1B7088"/>
          </w:placeholder>
        </w:sdtPr>
        <w:sdtEndPr/>
        <w:sdtContent>
          <w:r w:rsidR="00780EC0" w:rsidRPr="00780EC0">
            <w:t>[34]</w:t>
          </w:r>
        </w:sdtContent>
      </w:sdt>
      <w:r w:rsidRPr="00FB3FE2">
        <w:t xml:space="preserve">. In comparison, XAI methods are gaining importance in explanatory modeling as they use complex multi-layered algorithmic models such as ensemble learners and deep neural networks to first predict a phenomenon followed by using ingenious approaches to interpret the underlying phenomenon by exploiting the structure of the trained model </w:t>
      </w:r>
      <w:sdt>
        <w:sdtPr>
          <w:tag w:val="MENDELEY_CITATION_v3_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"/>
          <w:id w:val="399574307"/>
          <w:placeholder>
            <w:docPart w:val="AB3431C231AC43EAA3DE570C1C1B7088"/>
          </w:placeholder>
        </w:sdtPr>
        <w:sdtEndPr/>
        <w:sdtContent>
          <w:r w:rsidR="00780EC0" w:rsidRPr="00780EC0">
            <w:t>[26]</w:t>
          </w:r>
        </w:sdtContent>
      </w:sdt>
      <w:r w:rsidRPr="00FB3FE2">
        <w:t xml:space="preserve">.   </w:t>
      </w:r>
    </w:p>
    <w:p w14:paraId="462FCF43" w14:textId="4DC809AD" w:rsidR="00FB3FE2" w:rsidRPr="00FB3FE2" w:rsidRDefault="00FB3FE2" w:rsidP="00C708E8">
      <w:pPr>
        <w:spacing w:after="0" w:line="480" w:lineRule="auto"/>
        <w:ind w:firstLine="720"/>
        <w:jc w:val="left"/>
      </w:pPr>
      <w:r w:rsidRPr="00FB3FE2">
        <w:t xml:space="preserve">Social media platforms are rich with information about individual, organizational, and social behavior across time and geographies. behaviors. Studies have looked at causal as well as associative links between social media and stock market uncertainty </w:t>
      </w:r>
      <w:sdt>
        <w:sdtPr>
          <w:tag w:val="MENDELEY_CITATION_v3_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iLCJET0kiOiIxMC4zMzkwL2pyZm0xMzA5MDIwOCIsImlzc3VlZCI6eyJkYXRlLXBhcnRzIjpbWzIwMjBdXX0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mlzc3VlIjoiOSIsInZvbHVtZSI6IjEzIiwiY29udGFpbmVyLXRpdGxlLXNob3J0IjoiIn0sImlzVGVtcG9yYXJ5IjpmYWxzZX1dfQ=="/>
          <w:id w:val="-2021611396"/>
          <w:placeholder>
            <w:docPart w:val="AB3431C231AC43EAA3DE570C1C1B7088"/>
          </w:placeholder>
        </w:sdtPr>
        <w:sdtEndPr/>
        <w:sdtContent>
          <w:r w:rsidR="00780EC0" w:rsidRPr="00780EC0">
            <w:t>[6,17,28]</w:t>
          </w:r>
        </w:sdtContent>
      </w:sdt>
      <w:r w:rsidRPr="00FB3FE2">
        <w:t xml:space="preserve">. Studies have also extracted timely economic signals beyond social media such as newspaper articles to improve forecasts of macroeconomic variables, such as inflation and unemployment </w:t>
      </w:r>
      <w:sdt>
        <w:sdtPr>
          <w:tag w:val="MENDELEY_CITATION_v3_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"/>
          <w:id w:val="-441836412"/>
          <w:placeholder>
            <w:docPart w:val="AB3431C231AC43EAA3DE570C1C1B7088"/>
          </w:placeholder>
        </w:sdtPr>
        <w:sdtEndPr/>
        <w:sdtContent>
          <w:r w:rsidR="00780EC0" w:rsidRPr="00780EC0">
            <w:t>[18,32]</w:t>
          </w:r>
        </w:sdtContent>
      </w:sdt>
      <w:r w:rsidRPr="00FB3FE2">
        <w:t xml:space="preserve">. An economic policy uncertainty index was also proposed by using a select set of Twitter accounts whose tweets are considered to reflect an expert opinion on economic policy issues </w:t>
      </w:r>
      <w:sdt>
        <w:sdtPr>
          <w:tag w:val="MENDELEY_CITATION_v3_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"/>
          <w:id w:val="-1874301585"/>
          <w:placeholder>
            <w:docPart w:val="55F4C833CA574542BAAC11496241244A"/>
          </w:placeholder>
        </w:sdtPr>
        <w:sdtEndPr/>
        <w:sdtContent>
          <w:r w:rsidR="00780EC0" w:rsidRPr="00780EC0">
            <w:t>[40]</w:t>
          </w:r>
        </w:sdtContent>
      </w:sdt>
      <w:r w:rsidRPr="00FB3FE2">
        <w:t xml:space="preserve">. Reddit is a discussion forum with users focusing on detailed conversations based on recent events and news articles </w:t>
      </w:r>
      <w:sdt>
        <w:sdtPr>
          <w:tag w:val="MENDELEY_CITATION_v3_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"/>
          <w:id w:val="235208413"/>
          <w:placeholder>
            <w:docPart w:val="AB3431C231AC43EAA3DE570C1C1B7088"/>
          </w:placeholder>
        </w:sdtPr>
        <w:sdtEndPr/>
        <w:sdtContent>
          <w:r w:rsidR="00780EC0" w:rsidRPr="00780EC0">
            <w:t>[29]</w:t>
          </w:r>
        </w:sdtContent>
      </w:sdt>
      <w:r w:rsidRPr="00FB3FE2">
        <w:t xml:space="preserve">. Prior studies either analyze data from microblogging platforms such as Twitter or examine the role of news articles in changes in macroeconomic variables. Our analysis of Reddit and the Economic Policy Uncertainty addresses is the first to determine and </w:t>
      </w:r>
      <w:r w:rsidRPr="00FB3FE2">
        <w:lastRenderedPageBreak/>
        <w:t>model a potential relationship between the social media discourse and economic uncertainty using explainable deep learning techniques</w:t>
      </w:r>
      <w:bookmarkEnd w:id="5"/>
      <w:r w:rsidRPr="00FB3FE2">
        <w:t xml:space="preserve">. </w:t>
      </w:r>
    </w:p>
    <w:p w14:paraId="1296CDA0" w14:textId="65ADAB23" w:rsidR="008C3D8C" w:rsidRPr="00C71998" w:rsidRDefault="008C3D8C" w:rsidP="00A5417C">
      <w:pPr>
        <w:pStyle w:val="Heading1"/>
        <w:numPr>
          <w:ilvl w:val="0"/>
          <w:numId w:val="1"/>
        </w:numPr>
        <w:spacing w:before="0" w:after="0" w:line="480" w:lineRule="auto"/>
        <w:rPr>
          <w:sz w:val="24"/>
          <w:szCs w:val="24"/>
        </w:rPr>
      </w:pPr>
      <w:r>
        <w:rPr>
          <w:sz w:val="24"/>
          <w:szCs w:val="24"/>
        </w:rPr>
        <w:t>DATA</w:t>
      </w:r>
      <w:r w:rsidRPr="00C71998">
        <w:rPr>
          <w:sz w:val="24"/>
          <w:szCs w:val="24"/>
        </w:rPr>
        <w:t xml:space="preserve"> </w:t>
      </w:r>
    </w:p>
    <w:p w14:paraId="75C95974" w14:textId="77777777" w:rsidR="008C3D8C" w:rsidRDefault="008C3D8C" w:rsidP="00C708E8">
      <w:pPr>
        <w:pStyle w:val="Normal1"/>
        <w:spacing w:after="0" w:line="480" w:lineRule="auto"/>
        <w:ind w:firstLine="720"/>
        <w:jc w:val="left"/>
        <w:rPr>
          <w:lang w:eastAsia="ko-KR"/>
        </w:rPr>
      </w:pPr>
      <w:bookmarkStart w:id="6" w:name="_Hlk134021229"/>
      <w:r>
        <w:rPr>
          <w:lang w:eastAsia="ko-KR"/>
        </w:rPr>
        <w:t xml:space="preserve">In our study, we aim to investigate whether social media data can be used to predict economic uncertainty. Therefore, </w:t>
      </w:r>
      <w:r w:rsidRPr="008C3D8C">
        <w:rPr>
          <w:color w:val="auto"/>
        </w:rPr>
        <w:t>the</w:t>
      </w:r>
      <w:r>
        <w:rPr>
          <w:lang w:eastAsia="ko-KR"/>
        </w:rPr>
        <w:t xml:space="preserve"> selection of an appropriate data source is critical. After reviewing publicly available curated data repositories, we determined that it would be beneficial to harvest new data from a suitable social media platform. Facebook, LinkedIn, and similar platforms primarily emphasize personal and business networking and not public broadcasts of personal socio-political opinions, thus making them unsuitable for our study. Twitter is a widely used source of data in which users commonly voice opinions about social and political issues. But the micro-blogs (i.e., tweets) generated by users are often brief and conversational, making it challenging to gather a large volume of data on a specific topic. In contrast, the posts on Reddit tend to be longer and more descriptive, therefore more suitable for our study. </w:t>
      </w:r>
    </w:p>
    <w:p w14:paraId="4879A895" w14:textId="67B58283" w:rsidR="008C3D8C" w:rsidRDefault="008C3D8C" w:rsidP="00C708E8">
      <w:pPr>
        <w:pStyle w:val="Normal1"/>
        <w:spacing w:after="0" w:line="480" w:lineRule="auto"/>
        <w:ind w:firstLine="720"/>
        <w:jc w:val="left"/>
        <w:rPr>
          <w:lang w:eastAsia="ko-KR"/>
        </w:rPr>
      </w:pPr>
      <w:r>
        <w:rPr>
          <w:lang w:eastAsia="ko-KR"/>
        </w:rPr>
        <w:t xml:space="preserve">The Reddit user community consists of different interest groups invested in numerous forums commonly known as subreddits. Literature in personal finance indicates a relationship between economic conditions and individual financial success </w:t>
      </w:r>
      <w:sdt>
        <w:sdtPr>
          <w:rPr>
            <w:lang w:eastAsia="ko-KR"/>
          </w:rPr>
          <w:tag w:val="MENDELEY_CITATION_v3_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"/>
          <w:id w:val="-2065253114"/>
          <w:placeholder>
            <w:docPart w:val="383ED41ADC144CE28C264B69FF3636B4"/>
          </w:placeholder>
        </w:sdtPr>
        <w:sdtEndPr/>
        <w:sdtContent>
          <w:r w:rsidR="00780EC0" w:rsidRPr="00780EC0">
            <w:t>[13]</w:t>
          </w:r>
        </w:sdtContent>
      </w:sdt>
      <w:r>
        <w:rPr>
          <w:lang w:eastAsia="ko-KR"/>
        </w:rPr>
        <w:t xml:space="preserve">, and reciprocally, it is hypothesized that the aggregated personal financial decisions and concerns may be reflected in the overall economic conditions. We identified the "Personal Finance" subreddit as particularly relevant for our research, given its focus on topics such as budgeting, saving, debt, credit, investing, and retirement planning. We believe that these user topics may be directly or indirectly linked to wider economic issues, as individual investment behavior and sentiments are impacted by the economy and vice versa. This subreddit has a membership of 17.1 million users and is </w:t>
      </w:r>
      <w:r>
        <w:rPr>
          <w:lang w:eastAsia="ko-KR"/>
        </w:rPr>
        <w:lastRenderedPageBreak/>
        <w:t>currently ranked twenty-second in size across all of Reddit, making it a large and active community serving as a valuable source of data for our study.</w:t>
      </w:r>
    </w:p>
    <w:p w14:paraId="7E453644" w14:textId="77777777" w:rsidR="008C3D8C" w:rsidRDefault="008C3D8C" w:rsidP="00C708E8">
      <w:pPr>
        <w:pStyle w:val="Normal1"/>
        <w:spacing w:after="0" w:line="480" w:lineRule="auto"/>
        <w:ind w:firstLine="720"/>
        <w:jc w:val="left"/>
        <w:rPr>
          <w:lang w:eastAsia="ko-KR"/>
        </w:rPr>
      </w:pPr>
      <w:r>
        <w:rPr>
          <w:lang w:eastAsia="ko-KR"/>
        </w:rPr>
        <w:t>In the rest of this section, we will delve into the details of our data acquisition process, including the methods used to collect and label the data, and the steps taken to prepare the data for analysis</w:t>
      </w:r>
      <w:bookmarkEnd w:id="6"/>
      <w:r>
        <w:rPr>
          <w:lang w:eastAsia="ko-KR"/>
        </w:rPr>
        <w:t xml:space="preserve">. </w:t>
      </w:r>
    </w:p>
    <w:p w14:paraId="403FBC40" w14:textId="5D8BE509" w:rsidR="008C3D8C" w:rsidRPr="008C3D8C" w:rsidRDefault="008C3D8C" w:rsidP="00A5417C">
      <w:pPr>
        <w:rPr>
          <w:b/>
          <w:bCs/>
          <w:lang w:eastAsia="ko-KR"/>
        </w:rPr>
      </w:pPr>
      <w:r>
        <w:rPr>
          <w:b/>
          <w:bCs/>
          <w:lang w:eastAsia="ko-KR"/>
        </w:rPr>
        <w:t xml:space="preserve">3.1 </w:t>
      </w:r>
      <w:r w:rsidRPr="008C3D8C">
        <w:rPr>
          <w:b/>
          <w:bCs/>
          <w:lang w:eastAsia="ko-KR"/>
        </w:rPr>
        <w:t xml:space="preserve">Raw Data </w:t>
      </w:r>
      <w:r w:rsidR="004F37C0">
        <w:rPr>
          <w:b/>
          <w:bCs/>
          <w:lang w:eastAsia="ko-KR"/>
        </w:rPr>
        <w:t>Extraction</w:t>
      </w:r>
    </w:p>
    <w:p w14:paraId="6825AC4E" w14:textId="47F5A11A" w:rsidR="008C3D8C" w:rsidRDefault="008C3D8C" w:rsidP="00C708E8">
      <w:pPr>
        <w:pStyle w:val="Normal1"/>
        <w:spacing w:after="0" w:line="480" w:lineRule="auto"/>
        <w:ind w:firstLine="720"/>
        <w:jc w:val="left"/>
        <w:rPr>
          <w:lang w:eastAsia="ko-KR"/>
        </w:rPr>
      </w:pPr>
      <w:bookmarkStart w:id="7" w:name="_Hlk134021250"/>
      <w:r>
        <w:rPr>
          <w:lang w:eastAsia="ko-KR"/>
        </w:rPr>
        <w:t xml:space="preserve">From November 23rd, 2021, to June 25th, 2022, we leveraged the Python Reddit API Wrapper, 'PRAW' </w:t>
      </w:r>
      <w:sdt>
        <w:sdtPr>
          <w:rPr>
            <w:lang w:eastAsia="ko-KR"/>
          </w:rPr>
          <w:tag w:val="MENDELEY_CITATION_v3_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"/>
          <w:id w:val="-301457026"/>
          <w:placeholder>
            <w:docPart w:val="383ED41ADC144CE28C264B69FF3636B4"/>
          </w:placeholder>
        </w:sdtPr>
        <w:sdtEndPr/>
        <w:sdtContent>
          <w:r w:rsidR="00780EC0" w:rsidRPr="00780EC0">
            <w:rPr>
              <w:lang w:eastAsia="ko-KR"/>
            </w:rPr>
            <w:t>[4]</w:t>
          </w:r>
        </w:sdtContent>
      </w:sdt>
      <w:r>
        <w:rPr>
          <w:lang w:eastAsia="ko-KR"/>
        </w:rPr>
        <w:t xml:space="preserve">, to scrape the posts and replies within the "Personal Finance" subreddit at one-hour intervals. This resulted in a data set spanning a 215-day period. The data set consists of features including </w:t>
      </w:r>
      <w:commentRangeStart w:id="8"/>
      <w:commentRangeStart w:id="9"/>
      <w:proofErr w:type="spellStart"/>
      <w:r>
        <w:rPr>
          <w:lang w:eastAsia="ko-KR"/>
        </w:rPr>
        <w:t>Submission_Id</w:t>
      </w:r>
      <w:proofErr w:type="spellEnd"/>
      <w:r>
        <w:rPr>
          <w:lang w:eastAsia="ko-KR"/>
        </w:rPr>
        <w:t xml:space="preserve">, </w:t>
      </w:r>
      <w:proofErr w:type="spellStart"/>
      <w:r>
        <w:rPr>
          <w:lang w:eastAsia="ko-KR"/>
        </w:rPr>
        <w:t>Reply_Id</w:t>
      </w:r>
      <w:proofErr w:type="spellEnd"/>
      <w:r>
        <w:rPr>
          <w:lang w:eastAsia="ko-KR"/>
        </w:rPr>
        <w:t xml:space="preserve">, </w:t>
      </w:r>
      <w:proofErr w:type="spellStart"/>
      <w:r>
        <w:rPr>
          <w:lang w:eastAsia="ko-KR"/>
        </w:rPr>
        <w:t>Submission_title</w:t>
      </w:r>
      <w:proofErr w:type="spellEnd"/>
      <w:r>
        <w:rPr>
          <w:lang w:eastAsia="ko-KR"/>
        </w:rPr>
        <w:t xml:space="preserve">, Author, Date, Vote, and Text. The </w:t>
      </w:r>
      <w:proofErr w:type="spellStart"/>
      <w:r>
        <w:rPr>
          <w:lang w:eastAsia="ko-KR"/>
        </w:rPr>
        <w:t>Submission_Id</w:t>
      </w:r>
      <w:proofErr w:type="spellEnd"/>
      <w:r>
        <w:rPr>
          <w:lang w:eastAsia="ko-KR"/>
        </w:rPr>
        <w:t xml:space="preserve"> and </w:t>
      </w:r>
      <w:proofErr w:type="spellStart"/>
      <w:r>
        <w:rPr>
          <w:lang w:eastAsia="ko-KR"/>
        </w:rPr>
        <w:t>Reply_Id</w:t>
      </w:r>
      <w:proofErr w:type="spellEnd"/>
      <w:r>
        <w:rPr>
          <w:lang w:eastAsia="ko-KR"/>
        </w:rPr>
        <w:t xml:space="preserve"> will be the same for the main post, while the remaining features pertain to the corresponding </w:t>
      </w:r>
      <w:commentRangeEnd w:id="8"/>
      <w:r w:rsidR="004F37C0">
        <w:rPr>
          <w:rStyle w:val="CommentReference"/>
        </w:rPr>
        <w:commentReference w:id="8"/>
      </w:r>
      <w:commentRangeEnd w:id="9"/>
      <w:r w:rsidR="001D54F4">
        <w:rPr>
          <w:rStyle w:val="CommentReference"/>
        </w:rPr>
        <w:commentReference w:id="9"/>
      </w:r>
      <w:r>
        <w:rPr>
          <w:lang w:eastAsia="ko-KR"/>
        </w:rPr>
        <w:t>submission or reply. Note that we experienced inconsistencies in the collection process due to internet and API outages on December 30th, 2021, and February 3rd, 2022, resulting in gaps in data extraction. A summary of the raw data is shown in Table 1</w:t>
      </w:r>
      <w:bookmarkEnd w:id="7"/>
      <w:r>
        <w:rPr>
          <w:lang w:eastAsia="ko-KR"/>
        </w:rPr>
        <w:t>.</w:t>
      </w:r>
    </w:p>
    <w:p w14:paraId="5B3AA956" w14:textId="27997B7B" w:rsidR="008C3D8C" w:rsidRPr="005F353F" w:rsidRDefault="005F353F" w:rsidP="00A5417C">
      <w:pPr>
        <w:pStyle w:val="Normal1"/>
        <w:spacing w:after="0" w:line="480" w:lineRule="auto"/>
        <w:ind w:firstLine="720"/>
        <w:rPr>
          <w:lang w:eastAsia="ko-KR"/>
        </w:rPr>
      </w:pPr>
      <w:r w:rsidRPr="005F353F">
        <w:rPr>
          <w:highlight w:val="yellow"/>
          <w:lang w:eastAsia="ko-KR"/>
        </w:rPr>
        <w:t xml:space="preserve">Table 1 is placed </w:t>
      </w:r>
      <w:proofErr w:type="gramStart"/>
      <w:r w:rsidRPr="005F353F">
        <w:rPr>
          <w:highlight w:val="yellow"/>
          <w:lang w:eastAsia="ko-KR"/>
        </w:rPr>
        <w:t>here</w:t>
      </w:r>
      <w:proofErr w:type="gramEnd"/>
    </w:p>
    <w:p w14:paraId="747F1CAF" w14:textId="4544BC3C" w:rsidR="008C3D8C" w:rsidRPr="008C3D8C" w:rsidRDefault="008C3D8C" w:rsidP="00A5417C">
      <w:pPr>
        <w:rPr>
          <w:b/>
          <w:bCs/>
          <w:lang w:eastAsia="ko-KR"/>
        </w:rPr>
      </w:pPr>
      <w:r>
        <w:rPr>
          <w:b/>
          <w:bCs/>
          <w:lang w:eastAsia="ko-KR"/>
        </w:rPr>
        <w:t xml:space="preserve">3.2 </w:t>
      </w:r>
      <w:r w:rsidRPr="008C3D8C">
        <w:rPr>
          <w:b/>
          <w:bCs/>
          <w:lang w:eastAsia="ko-KR"/>
        </w:rPr>
        <w:t>Data Preprocessing</w:t>
      </w:r>
    </w:p>
    <w:p w14:paraId="4B7C5A9D" w14:textId="77777777" w:rsidR="008C3D8C" w:rsidRDefault="008C3D8C" w:rsidP="00C708E8">
      <w:pPr>
        <w:pStyle w:val="Normal1"/>
        <w:spacing w:after="0" w:line="480" w:lineRule="auto"/>
        <w:ind w:firstLine="720"/>
        <w:jc w:val="left"/>
        <w:rPr>
          <w:lang w:eastAsia="ko-KR"/>
        </w:rPr>
      </w:pPr>
      <w:r>
        <w:rPr>
          <w:lang w:eastAsia="ko-KR"/>
        </w:rPr>
        <w:t>We performed multiple steps of data cleaning to prepare the dataset for modeling. These steps included removing documents with fewer than 10 tokens, as these tend to be less informative, eliminating all stop words and web links, dividing long documents into sentence-level units, and ensuring that no records contain more than 500 tokens. The resultant corpus contained 1,028,333 sentences, with an average word count of 42.57 per sentence.</w:t>
      </w:r>
    </w:p>
    <w:p w14:paraId="7CAD0861" w14:textId="544899F9" w:rsidR="008C3D8C" w:rsidRPr="008C3D8C" w:rsidRDefault="008C3D8C" w:rsidP="00A5417C">
      <w:pPr>
        <w:rPr>
          <w:b/>
          <w:bCs/>
          <w:lang w:eastAsia="ko-KR"/>
        </w:rPr>
      </w:pPr>
      <w:r>
        <w:rPr>
          <w:b/>
          <w:bCs/>
          <w:lang w:eastAsia="ko-KR"/>
        </w:rPr>
        <w:t xml:space="preserve">3.3 </w:t>
      </w:r>
      <w:r w:rsidRPr="008C3D8C">
        <w:rPr>
          <w:b/>
          <w:bCs/>
          <w:lang w:eastAsia="ko-KR"/>
        </w:rPr>
        <w:t>Feature Engineering</w:t>
      </w:r>
    </w:p>
    <w:p w14:paraId="543D6124" w14:textId="69459B49" w:rsidR="00DA1AF6" w:rsidRDefault="008C3D8C" w:rsidP="00C708E8">
      <w:pPr>
        <w:pStyle w:val="Normal1"/>
        <w:spacing w:after="0" w:line="480" w:lineRule="auto"/>
        <w:ind w:firstLine="720"/>
        <w:jc w:val="left"/>
        <w:rPr>
          <w:color w:val="auto"/>
        </w:rPr>
      </w:pPr>
      <w:bookmarkStart w:id="10" w:name="_Hlk134029535"/>
      <w:r>
        <w:rPr>
          <w:lang w:eastAsia="ko-KR"/>
        </w:rPr>
        <w:lastRenderedPageBreak/>
        <w:t xml:space="preserve">We first identified topics across </w:t>
      </w:r>
      <w:proofErr w:type="spellStart"/>
      <w:r>
        <w:rPr>
          <w:lang w:eastAsia="ko-KR"/>
        </w:rPr>
        <w:t>reddits</w:t>
      </w:r>
      <w:proofErr w:type="spellEnd"/>
      <w:r>
        <w:rPr>
          <w:lang w:eastAsia="ko-KR"/>
        </w:rPr>
        <w:t xml:space="preserve"> (i.e., Reddit posts), using </w:t>
      </w:r>
      <w:proofErr w:type="spellStart"/>
      <w:r>
        <w:rPr>
          <w:lang w:eastAsia="ko-KR"/>
        </w:rPr>
        <w:t>BERTopic</w:t>
      </w:r>
      <w:proofErr w:type="spellEnd"/>
      <w:r>
        <w:rPr>
          <w:lang w:eastAsia="ko-KR"/>
        </w:rPr>
        <w:t xml:space="preserve"> </w:t>
      </w:r>
      <w:sdt>
        <w:sdtPr>
          <w:rPr>
            <w:lang w:eastAsia="ko-KR"/>
          </w:rPr>
          <w:tag w:val="MENDELEY_CITATION_v3_eyJjaXRhdGlvbklEIjoiTUVOREVMRVlfQ0lUQVRJT05fNTZlNmYyYmEtNjJjMC00NGE3LWFiMjAtMjRjYTkyZTJlODg1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
          <w:id w:val="-1349170913"/>
          <w:placeholder>
            <w:docPart w:val="383ED41ADC144CE28C264B69FF3636B4"/>
          </w:placeholder>
        </w:sdtPr>
        <w:sdtEndPr/>
        <w:sdtContent>
          <w:r w:rsidR="00780EC0" w:rsidRPr="00780EC0">
            <w:rPr>
              <w:lang w:eastAsia="ko-KR"/>
            </w:rPr>
            <w:t>[15]</w:t>
          </w:r>
        </w:sdtContent>
      </w:sdt>
      <w:r>
        <w:rPr>
          <w:lang w:eastAsia="ko-KR"/>
        </w:rPr>
        <w:t xml:space="preserve">, a deep learning method for topic modeling, described in detail in the next section. To determine the relationship between the identified topics in “Personal Finance” and the future value of EUI, we computed the EUI for a period of n days after the </w:t>
      </w:r>
      <w:proofErr w:type="spellStart"/>
      <w:r>
        <w:rPr>
          <w:lang w:eastAsia="ko-KR"/>
        </w:rPr>
        <w:t>reddits</w:t>
      </w:r>
      <w:proofErr w:type="spellEnd"/>
      <w:r>
        <w:rPr>
          <w:lang w:eastAsia="ko-KR"/>
        </w:rPr>
        <w:t xml:space="preserve"> were posted. We consider three values of </w:t>
      </w:r>
      <m:oMath>
        <m:r>
          <w:rPr>
            <w:rFonts w:ascii="Cambria Math" w:hAnsi="Cambria Math"/>
            <w:lang w:eastAsia="ko-KR"/>
          </w:rPr>
          <m:t>n</m:t>
        </m:r>
      </m:oMath>
      <w:r>
        <w:rPr>
          <w:lang w:eastAsia="ko-KR"/>
        </w:rPr>
        <w:t xml:space="preserve"> in our study, one, three, and seven, to compare the different potential lagged effects of topics on economic uncertainty predictions. To account for endogeneity in the model, we include the following covariates in our model - day of the week, month of the year, and level of user activity at the time each topic was posted. The level of user activity is measured by the daily number of conversations captured from the subreddit forum and the number of active users on that given day. </w:t>
      </w:r>
      <w:commentRangeStart w:id="11"/>
      <w:commentRangeStart w:id="12"/>
      <w:commentRangeStart w:id="13"/>
      <w:commentRangeStart w:id="14"/>
      <w:r>
        <w:rPr>
          <w:lang w:eastAsia="ko-KR"/>
        </w:rPr>
        <w:t>Those additional covaria</w:t>
      </w:r>
      <w:proofErr w:type="spellStart"/>
      <w:r>
        <w:rPr>
          <w:lang w:eastAsia="ko-KR"/>
        </w:rPr>
        <w:t>tes</w:t>
      </w:r>
      <w:proofErr w:type="spellEnd"/>
      <w:r>
        <w:rPr>
          <w:lang w:eastAsia="ko-KR"/>
        </w:rPr>
        <w:t xml:space="preserve"> are only used in the initial analysis for topic features, which will be discussed under the section </w:t>
      </w:r>
      <w:bookmarkEnd w:id="10"/>
      <w:r>
        <w:rPr>
          <w:lang w:eastAsia="ko-KR"/>
        </w:rPr>
        <w:t xml:space="preserve">of Analysis. We did not include any of these features in the </w:t>
      </w:r>
      <w:r w:rsidR="001D54F4">
        <w:rPr>
          <w:lang w:eastAsia="ko-KR"/>
        </w:rPr>
        <w:t>forecast</w:t>
      </w:r>
      <w:r>
        <w:rPr>
          <w:lang w:eastAsia="ko-KR"/>
        </w:rPr>
        <w:t xml:space="preserve"> analysis.</w:t>
      </w:r>
      <w:r w:rsidR="00BF4DB3" w:rsidRPr="00C71998">
        <w:rPr>
          <w:color w:val="auto"/>
        </w:rPr>
        <w:t xml:space="preserve"> </w:t>
      </w:r>
      <w:commentRangeEnd w:id="11"/>
      <w:r w:rsidR="002402E9">
        <w:rPr>
          <w:rStyle w:val="CommentReference"/>
        </w:rPr>
        <w:commentReference w:id="11"/>
      </w:r>
      <w:commentRangeEnd w:id="12"/>
      <w:r w:rsidR="000C7242">
        <w:rPr>
          <w:rStyle w:val="CommentReference"/>
        </w:rPr>
        <w:commentReference w:id="12"/>
      </w:r>
      <w:commentRangeEnd w:id="13"/>
      <w:r w:rsidR="007D7736">
        <w:rPr>
          <w:rStyle w:val="CommentReference"/>
        </w:rPr>
        <w:commentReference w:id="13"/>
      </w:r>
      <w:commentRangeEnd w:id="14"/>
      <w:r w:rsidR="007D7736">
        <w:rPr>
          <w:rStyle w:val="CommentReference"/>
        </w:rPr>
        <w:commentReference w:id="14"/>
      </w:r>
    </w:p>
    <w:p w14:paraId="6FBE7E73" w14:textId="26B17564" w:rsidR="00753F9D" w:rsidRPr="00C71998" w:rsidRDefault="00753F9D" w:rsidP="00A5417C">
      <w:pPr>
        <w:pStyle w:val="Heading1"/>
        <w:numPr>
          <w:ilvl w:val="0"/>
          <w:numId w:val="1"/>
        </w:numPr>
        <w:spacing w:before="0" w:after="0" w:line="480" w:lineRule="auto"/>
        <w:rPr>
          <w:sz w:val="24"/>
          <w:szCs w:val="24"/>
        </w:rPr>
      </w:pPr>
      <w:r>
        <w:rPr>
          <w:sz w:val="24"/>
          <w:szCs w:val="24"/>
        </w:rPr>
        <w:t>OUR PROPOSED FRAMEWORK</w:t>
      </w:r>
      <w:r w:rsidRPr="00C71998">
        <w:rPr>
          <w:sz w:val="24"/>
          <w:szCs w:val="24"/>
        </w:rPr>
        <w:t xml:space="preserve"> </w:t>
      </w:r>
    </w:p>
    <w:p w14:paraId="00DCAF12" w14:textId="3CEE2769" w:rsidR="00753F9D" w:rsidRDefault="00753F9D" w:rsidP="00260430">
      <w:pPr>
        <w:pStyle w:val="Normal1"/>
        <w:spacing w:after="0" w:line="480" w:lineRule="auto"/>
        <w:ind w:firstLine="720"/>
        <w:jc w:val="left"/>
        <w:rPr>
          <w:lang w:eastAsia="ko-KR"/>
        </w:rPr>
      </w:pPr>
      <w:bookmarkStart w:id="15" w:name="_Hlk134029564"/>
      <w:r>
        <w:rPr>
          <w:lang w:eastAsia="ko-KR"/>
        </w:rPr>
        <w:t xml:space="preserve">In this section, we provide details of our method framework. First, we present a novel explainable topic modeling framework (TMF) based on </w:t>
      </w:r>
      <w:proofErr w:type="spellStart"/>
      <w:r>
        <w:rPr>
          <w:lang w:eastAsia="ko-KR"/>
        </w:rPr>
        <w:t>BERTopic</w:t>
      </w:r>
      <w:proofErr w:type="spellEnd"/>
      <w:r>
        <w:rPr>
          <w:lang w:eastAsia="ko-KR"/>
        </w:rPr>
        <w:t xml:space="preserve"> </w:t>
      </w:r>
      <w:sdt>
        <w:sdtPr>
          <w:rPr>
            <w:lang w:eastAsia="ko-KR"/>
          </w:rPr>
          <w:tag w:val="MENDELEY_CITATION_v3_eyJjaXRhdGlvbklEIjoiTUVOREVMRVlfQ0lUQVRJT05fZTJjZDNkMTgtZjkyNS00MzVmLTk0YTItNjFmZTg1NjU4MWIw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
          <w:id w:val="545648320"/>
          <w:placeholder>
            <w:docPart w:val="0C4A6298D4BB40C3BAB2AB4B004E1101"/>
          </w:placeholder>
        </w:sdtPr>
        <w:sdtEndPr/>
        <w:sdtContent>
          <w:r w:rsidR="00780EC0" w:rsidRPr="00780EC0">
            <w:rPr>
              <w:lang w:eastAsia="ko-KR"/>
            </w:rPr>
            <w:t>[15]</w:t>
          </w:r>
        </w:sdtContent>
      </w:sdt>
      <w:r>
        <w:rPr>
          <w:lang w:eastAsia="ko-KR"/>
        </w:rPr>
        <w:t xml:space="preserve"> to extract relevant topics and their frequency on each corresponding date across the Reddit posts. Second, we show how the features are filtered and reranked.</w:t>
      </w:r>
      <w:bookmarkEnd w:id="15"/>
      <w:r>
        <w:rPr>
          <w:lang w:eastAsia="ko-KR"/>
        </w:rPr>
        <w:t xml:space="preserve"> Finally, we feed the outputs from </w:t>
      </w:r>
      <w:r w:rsidR="000C7242">
        <w:rPr>
          <w:lang w:eastAsia="ko-KR"/>
        </w:rPr>
        <w:t>step</w:t>
      </w:r>
      <w:r>
        <w:rPr>
          <w:lang w:eastAsia="ko-KR"/>
        </w:rPr>
        <w:t xml:space="preserve"> 2 as the inputs into a supervised deep learning TS model to estimate the future EUI. Figure 1 is an illustration of our whole framework combining step 1-3.</w:t>
      </w:r>
    </w:p>
    <w:p w14:paraId="2D350681" w14:textId="48AD0906" w:rsidR="00753F9D" w:rsidRPr="00753F9D" w:rsidRDefault="00753F9D" w:rsidP="00A5417C">
      <w:pPr>
        <w:rPr>
          <w:b/>
          <w:bCs/>
          <w:lang w:eastAsia="ko-KR"/>
        </w:rPr>
      </w:pPr>
      <w:r w:rsidRPr="00753F9D">
        <w:rPr>
          <w:b/>
          <w:bCs/>
          <w:lang w:eastAsia="ko-KR"/>
        </w:rPr>
        <w:t xml:space="preserve">4.1 Topic Modeling </w:t>
      </w:r>
    </w:p>
    <w:p w14:paraId="664748D8" w14:textId="5001C10A" w:rsidR="00753F9D" w:rsidRDefault="00753F9D" w:rsidP="00260430">
      <w:pPr>
        <w:pStyle w:val="Normal1"/>
        <w:spacing w:after="0" w:line="480" w:lineRule="auto"/>
        <w:ind w:firstLine="720"/>
        <w:jc w:val="left"/>
        <w:rPr>
          <w:lang w:eastAsia="ko-KR"/>
        </w:rPr>
      </w:pPr>
      <w:bookmarkStart w:id="16" w:name="_Hlk134029597"/>
      <w:proofErr w:type="spellStart"/>
      <w:r>
        <w:rPr>
          <w:lang w:eastAsia="ko-KR"/>
        </w:rPr>
        <w:t>BERTopic</w:t>
      </w:r>
      <w:proofErr w:type="spellEnd"/>
      <w:r>
        <w:rPr>
          <w:lang w:eastAsia="ko-KR"/>
        </w:rPr>
        <w:t xml:space="preserve"> is a topic modeling method based on word embedding </w:t>
      </w:r>
      <w:sdt>
        <w:sdtPr>
          <w:rPr>
            <w:lang w:eastAsia="ko-KR"/>
          </w:rPr>
          <w:tag w:val="MENDELEY_CITATION_v3_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"/>
          <w:id w:val="1891295162"/>
          <w:placeholder>
            <w:docPart w:val="F657993200C149138E9C2658BA71CA95"/>
          </w:placeholder>
        </w:sdtPr>
        <w:sdtEndPr/>
        <w:sdtContent>
          <w:r w:rsidR="00780EC0" w:rsidRPr="00780EC0">
            <w:rPr>
              <w:lang w:eastAsia="ko-KR"/>
            </w:rPr>
            <w:t>[25]</w:t>
          </w:r>
        </w:sdtContent>
      </w:sdt>
      <w:r>
        <w:rPr>
          <w:lang w:eastAsia="ko-KR"/>
        </w:rPr>
        <w:t xml:space="preserve"> and transformer technologies </w:t>
      </w:r>
      <w:sdt>
        <w:sdtPr>
          <w:rPr>
            <w:lang w:eastAsia="ko-KR"/>
          </w:rPr>
          <w:tag w:val="MENDELEY_CITATION_v3_eyJjaXRhdGlvbklEIjoiTUVOREVMRVlfQ0lUQVRJT05fOTc4MTU0MDYtMzg2Ni00MzllLWJjY2MtMzQ4MzBjZjU4MzNhIiwicHJvcGVydGllcyI6eyJub3RlSW5kZXgiOjB9LCJpc0VkaXRlZCI6ZmFsc2UsIm1hbnVhbE92ZXJyaWRlIjp7ImlzTWFudWFsbHlPdmVycmlkZGVuIjpmYWxzZSwiY2l0ZXByb2NUZXh0IjoiWzldIiwibWFudWFsT3ZlcnJpZGVUZXh0IjoiIn0sImNpdGF0aW9uSXRlbXMiOlt7ImlkIjoiZDk4ZmM2YjYtMDcwMi0zMDNhLWFmZWYtYWQ0YWVhNTNkNDBiIiwiaXRlbURhdGEiOnsidHlwZSI6ImJvb2siLCJpZCI6ImQ5OGZjNmI2LTA3MDItMzAzYS1hZmVmLWFkNGFlYTUzZDQwYiIsInRpdGxlIjoiQkVSV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2b2x1bWUiOiIxIiwiY29udGFpbmVyLXRpdGxlLXNob3J0IjoiIn0sImlzVGVtcG9yYXJ5IjpmYWxzZX1dfQ=="/>
          <w:id w:val="-430350235"/>
          <w:placeholder>
            <w:docPart w:val="F657993200C149138E9C2658BA71CA95"/>
          </w:placeholder>
        </w:sdtPr>
        <w:sdtEndPr/>
        <w:sdtContent>
          <w:r w:rsidR="00780EC0" w:rsidRPr="00780EC0">
            <w:rPr>
              <w:lang w:eastAsia="ko-KR"/>
            </w:rPr>
            <w:t>[9]</w:t>
          </w:r>
        </w:sdtContent>
      </w:sdt>
      <w:r>
        <w:rPr>
          <w:lang w:eastAsia="ko-KR"/>
        </w:rPr>
        <w:t xml:space="preserve">. It builds upon legacy </w:t>
      </w:r>
      <w:commentRangeStart w:id="17"/>
      <w:commentRangeStart w:id="18"/>
      <w:r>
        <w:rPr>
          <w:lang w:eastAsia="ko-KR"/>
        </w:rPr>
        <w:t xml:space="preserve">topic modeling methods such as Latent Dirichlet Allocation (LDA) that are designed to extract coherent topic representations by identifying explicit relationships between words or phrases in the text </w:t>
      </w:r>
      <w:sdt>
        <w:sdtPr>
          <w:rPr>
            <w:lang w:eastAsia="ko-KR"/>
          </w:rPr>
          <w:tag w:val="MENDELEY_CITATION_v3_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"/>
          <w:id w:val="1885287921"/>
          <w:placeholder>
            <w:docPart w:val="F657993200C149138E9C2658BA71CA95"/>
          </w:placeholder>
        </w:sdtPr>
        <w:sdtEndPr/>
        <w:sdtContent>
          <w:r w:rsidR="00780EC0" w:rsidRPr="00780EC0">
            <w:rPr>
              <w:lang w:eastAsia="ko-KR"/>
            </w:rPr>
            <w:t>[3]</w:t>
          </w:r>
        </w:sdtContent>
      </w:sdt>
      <w:r>
        <w:rPr>
          <w:lang w:eastAsia="ko-KR"/>
        </w:rPr>
        <w:t xml:space="preserve">. In contrast, </w:t>
      </w:r>
      <w:proofErr w:type="spellStart"/>
      <w:r>
        <w:rPr>
          <w:lang w:eastAsia="ko-KR"/>
        </w:rPr>
        <w:t>BERTopic</w:t>
      </w:r>
      <w:proofErr w:type="spellEnd"/>
      <w:r>
        <w:rPr>
          <w:lang w:eastAsia="ko-KR"/>
        </w:rPr>
        <w:t xml:space="preserve"> </w:t>
      </w:r>
      <w:commentRangeEnd w:id="17"/>
      <w:r w:rsidR="00892744">
        <w:rPr>
          <w:rStyle w:val="CommentReference"/>
        </w:rPr>
        <w:commentReference w:id="17"/>
      </w:r>
      <w:commentRangeEnd w:id="18"/>
      <w:r w:rsidR="001D54F4">
        <w:rPr>
          <w:rStyle w:val="CommentReference"/>
        </w:rPr>
        <w:commentReference w:id="18"/>
      </w:r>
      <w:r>
        <w:rPr>
          <w:lang w:eastAsia="ko-KR"/>
        </w:rPr>
        <w:t xml:space="preserve">generates </w:t>
      </w:r>
      <w:r>
        <w:rPr>
          <w:lang w:eastAsia="ko-KR"/>
        </w:rPr>
        <w:lastRenderedPageBreak/>
        <w:t xml:space="preserve">document embeddings using </w:t>
      </w:r>
      <w:r w:rsidR="00EA4DE5">
        <w:rPr>
          <w:lang w:eastAsia="ko-KR"/>
        </w:rPr>
        <w:t xml:space="preserve">the </w:t>
      </w:r>
      <w:r>
        <w:rPr>
          <w:lang w:eastAsia="ko-KR"/>
        </w:rPr>
        <w:t>pre-trained transformer-based language model</w:t>
      </w:r>
      <w:ins w:id="19" w:author="Srinivasan, Karthik" w:date="2023-06-27T14:41:00Z">
        <w:r w:rsidR="00EA4DE5">
          <w:rPr>
            <w:lang w:eastAsia="ko-KR"/>
          </w:rPr>
          <w:t xml:space="preserve"> BERT</w:t>
        </w:r>
      </w:ins>
      <w:del w:id="20" w:author="Srinivasan, Karthik" w:date="2023-06-27T14:41:00Z">
        <w:r w:rsidDel="00EA4DE5">
          <w:rPr>
            <w:lang w:eastAsia="ko-KR"/>
          </w:rPr>
          <w:delText>s</w:delText>
        </w:r>
      </w:del>
      <w:r w:rsidR="00780EC0">
        <w:rPr>
          <w:lang w:eastAsia="ko-KR"/>
        </w:rPr>
        <w:t xml:space="preserve"> </w:t>
      </w:r>
      <w:sdt>
        <w:sdtPr>
          <w:rPr>
            <w:lang w:eastAsia="ko-KR"/>
          </w:rPr>
          <w:tag w:val="MENDELEY_CITATION_v3_eyJjaXRhdGlvbklEIjoiTUVOREVMRVlfQ0lUQVRJT05fOGIwMjY1ZTYtM2FhZC00ZTFiLTg2MTUtZjA4NDYwZjMwZDE4IiwicHJvcGVydGllcyI6eyJub3RlSW5kZXgiOjB9LCJpc0VkaXRlZCI6ZmFsc2UsIm1hbnVhbE92ZXJyaWRlIjp7ImlzTWFudWFsbHlPdmVycmlkZGVuIjpmYWxzZSwiY2l0ZXByb2NUZXh0IjoiWzldIiwibWFudWFsT3ZlcnJpZGVUZXh0IjoiIn0sImNpdGF0aW9uSXRlbXMiOlt7ImlkIjoiZDk4ZmM2YjYtMDcwMi0zMDNhLWFmZWYtYWQ0YWVhNTNkNDBiIiwiaXRlbURhdGEiOnsidHlwZSI6ImJvb2siLCJpZCI6ImQ5OGZjNmI2LTA3MDItMzAzYS1hZmVmLWFkNGFlYTUzZDQwYiIsInRpdGxlIjoiQkVSV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2b2x1bWUiOiIxIiwiY29udGFpbmVyLXRpdGxlLXNob3J0IjoiIn0sImlzVGVtcG9yYXJ5IjpmYWxzZX1dfQ=="/>
          <w:id w:val="-522943021"/>
          <w:placeholder>
            <w:docPart w:val="DefaultPlaceholder_-1854013440"/>
          </w:placeholder>
        </w:sdtPr>
        <w:sdtContent>
          <w:r w:rsidR="00780EC0" w:rsidRPr="00780EC0">
            <w:rPr>
              <w:lang w:eastAsia="ko-KR"/>
            </w:rPr>
            <w:t>[9]</w:t>
          </w:r>
        </w:sdtContent>
      </w:sdt>
      <w:r>
        <w:rPr>
          <w:lang w:eastAsia="ko-KR"/>
        </w:rPr>
        <w:t xml:space="preserve">, after reducing the dimensions and clustering of the embeddings, to generate topic representations using a class-based variation of the term frequency-inverse document frequency (c-TF-IDF) procedure </w:t>
      </w:r>
      <w:sdt>
        <w:sdtPr>
          <w:rPr>
            <w:lang w:eastAsia="ko-KR"/>
          </w:rPr>
          <w:tag w:val="MENDELEY_CITATION_v3_eyJjaXRhdGlvbklEIjoiTUVOREVMRVlfQ0lUQVRJT05fYmNjNjVjNWUtZjUzYS00MjJkLWExNTUtZTYxYzBjZjBjNDE3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
          <w:id w:val="-968197625"/>
          <w:placeholder>
            <w:docPart w:val="E5EDB6F1092D446EA227CA4677AF2D06"/>
          </w:placeholder>
        </w:sdtPr>
        <w:sdtEndPr/>
        <w:sdtContent>
          <w:r w:rsidR="00780EC0" w:rsidRPr="00780EC0">
            <w:rPr>
              <w:lang w:eastAsia="ko-KR"/>
            </w:rPr>
            <w:t>[15]</w:t>
          </w:r>
        </w:sdtContent>
      </w:sdt>
      <w:r>
        <w:rPr>
          <w:lang w:eastAsia="ko-KR"/>
        </w:rPr>
        <w:t>. c-TF-IDF can best be explained as a TF-IDF formula adopted for multiple classes by joining all documents per class and it can be seen as the importance scores for words within a cluster. It has been shown to generate coherent topics and to be competitive with other classical and more recent topic modeling approaches across various benchmarks</w:t>
      </w:r>
      <w:commentRangeStart w:id="21"/>
      <w:commentRangeStart w:id="22"/>
      <w:commentRangeStart w:id="23"/>
      <w:commentRangeStart w:id="24"/>
      <w:r>
        <w:rPr>
          <w:lang w:eastAsia="ko-KR"/>
        </w:rPr>
        <w:t>. Identifying the optimal number of topics using metrics such as perplexity or co</w:t>
      </w:r>
      <w:commentRangeEnd w:id="21"/>
      <w:r w:rsidR="00892744">
        <w:rPr>
          <w:rStyle w:val="CommentReference"/>
        </w:rPr>
        <w:commentReference w:id="21"/>
      </w:r>
      <w:commentRangeEnd w:id="22"/>
      <w:r w:rsidR="00892744">
        <w:rPr>
          <w:rStyle w:val="CommentReference"/>
        </w:rPr>
        <w:commentReference w:id="22"/>
      </w:r>
      <w:commentRangeEnd w:id="23"/>
      <w:r w:rsidR="00D12628">
        <w:rPr>
          <w:rStyle w:val="CommentReference"/>
        </w:rPr>
        <w:commentReference w:id="23"/>
      </w:r>
      <w:commentRangeEnd w:id="24"/>
      <w:r w:rsidR="005C5DF9">
        <w:rPr>
          <w:rStyle w:val="CommentReference"/>
        </w:rPr>
        <w:commentReference w:id="24"/>
      </w:r>
      <w:r>
        <w:rPr>
          <w:lang w:eastAsia="ko-KR"/>
        </w:rPr>
        <w:t xml:space="preserve">herence </w:t>
      </w:r>
      <w:sdt>
        <w:sdtPr>
          <w:rPr>
            <w:lang w:eastAsia="ko-KR"/>
          </w:rPr>
          <w:tag w:val="MENDELEY_CITATION_v3_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"/>
          <w:id w:val="-2002033863"/>
          <w:placeholder>
            <w:docPart w:val="F657993200C149138E9C2658BA71CA95"/>
          </w:placeholder>
        </w:sdtPr>
        <w:sdtEndPr/>
        <w:sdtContent>
          <w:r w:rsidR="00780EC0" w:rsidRPr="00780EC0">
            <w:rPr>
              <w:lang w:eastAsia="ko-KR"/>
            </w:rPr>
            <w:t>[27]</w:t>
          </w:r>
        </w:sdtContent>
      </w:sdt>
      <w:r>
        <w:rPr>
          <w:lang w:eastAsia="ko-KR"/>
        </w:rPr>
        <w:t xml:space="preserve"> can be computationally intensive. Therefore, in our framework, we propose to compare the performance of model configurations with different topic counts</w:t>
      </w:r>
      <w:bookmarkEnd w:id="16"/>
      <w:r>
        <w:rPr>
          <w:lang w:eastAsia="ko-KR"/>
        </w:rPr>
        <w:t xml:space="preserve">. </w:t>
      </w:r>
    </w:p>
    <w:p w14:paraId="57C284D6" w14:textId="7DC4C39A" w:rsidR="00753F9D" w:rsidRPr="00753F9D" w:rsidRDefault="00753F9D" w:rsidP="00A5417C">
      <w:pPr>
        <w:rPr>
          <w:b/>
          <w:bCs/>
          <w:lang w:eastAsia="ko-KR"/>
        </w:rPr>
      </w:pPr>
      <w:r>
        <w:rPr>
          <w:b/>
          <w:bCs/>
          <w:lang w:eastAsia="ko-KR"/>
        </w:rPr>
        <w:t xml:space="preserve">4.2 Feature </w:t>
      </w:r>
      <w:r w:rsidR="0016225E">
        <w:rPr>
          <w:b/>
          <w:bCs/>
          <w:lang w:eastAsia="ko-KR"/>
        </w:rPr>
        <w:t xml:space="preserve">Selection </w:t>
      </w:r>
      <w:r w:rsidRPr="00753F9D">
        <w:rPr>
          <w:b/>
          <w:bCs/>
          <w:lang w:eastAsia="ko-KR"/>
        </w:rPr>
        <w:t xml:space="preserve">and </w:t>
      </w:r>
      <w:r w:rsidR="0016225E">
        <w:rPr>
          <w:b/>
          <w:bCs/>
          <w:lang w:eastAsia="ko-KR"/>
        </w:rPr>
        <w:t>R</w:t>
      </w:r>
      <w:r w:rsidRPr="00753F9D">
        <w:rPr>
          <w:b/>
          <w:bCs/>
          <w:lang w:eastAsia="ko-KR"/>
        </w:rPr>
        <w:t>anking</w:t>
      </w:r>
    </w:p>
    <w:p w14:paraId="5C6ED95C" w14:textId="5A72450E" w:rsidR="00753F9D" w:rsidRDefault="00753F9D" w:rsidP="00780EC0">
      <w:pPr>
        <w:pStyle w:val="Normal1"/>
        <w:spacing w:after="0" w:line="480" w:lineRule="auto"/>
        <w:ind w:firstLine="720"/>
        <w:jc w:val="left"/>
        <w:rPr>
          <w:lang w:eastAsia="ko-KR"/>
        </w:rPr>
      </w:pPr>
      <w:r>
        <w:rPr>
          <w:lang w:eastAsia="ko-KR"/>
        </w:rPr>
        <w:t xml:space="preserve">The </w:t>
      </w:r>
      <w:bookmarkStart w:id="25" w:name="_Hlk134029623"/>
      <w:proofErr w:type="spellStart"/>
      <w:r>
        <w:rPr>
          <w:lang w:eastAsia="ko-KR"/>
        </w:rPr>
        <w:t>BERTopic</w:t>
      </w:r>
      <w:proofErr w:type="spellEnd"/>
      <w:r>
        <w:rPr>
          <w:lang w:eastAsia="ko-KR"/>
        </w:rPr>
        <w:t xml:space="preserve"> method can potentially identify thousands of topics from text like Reddit discussions. In our model, each topic is considered as an input feature. Therefore, feature selection becomes necessary to develop a meaningful model for economic uncertainty. Least Absolute Shrinkage and Selection Operator, i.e., Lasso, is a popular regularization-based feature selection method </w:t>
      </w:r>
      <w:sdt>
        <w:sdtPr>
          <w:rPr>
            <w:lang w:eastAsia="ko-KR"/>
          </w:rPr>
          <w:tag w:val="MENDELEY_CITATION_v3_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"/>
          <w:id w:val="-275560474"/>
          <w:placeholder>
            <w:docPart w:val="F657993200C149138E9C2658BA71CA95"/>
          </w:placeholder>
        </w:sdtPr>
        <w:sdtEndPr/>
        <w:sdtContent>
          <w:r w:rsidR="00780EC0" w:rsidRPr="00780EC0">
            <w:rPr>
              <w:lang w:eastAsia="ko-KR"/>
            </w:rPr>
            <w:t>[37]</w:t>
          </w:r>
        </w:sdtContent>
      </w:sdt>
      <w:r>
        <w:rPr>
          <w:lang w:eastAsia="ko-KR"/>
        </w:rPr>
        <w:t>. Lasso accomplishes variable selection by shrinking insignificant predictor variables’ coefficients to zero, particularly in high-dimensional data</w:t>
      </w:r>
      <w:bookmarkEnd w:id="25"/>
      <w:r>
        <w:rPr>
          <w:lang w:eastAsia="ko-KR"/>
        </w:rPr>
        <w:t xml:space="preserve">. </w:t>
      </w:r>
    </w:p>
    <w:p w14:paraId="23959389" w14:textId="4441D234" w:rsidR="00753F9D" w:rsidRDefault="00753F9D" w:rsidP="00780EC0">
      <w:pPr>
        <w:pStyle w:val="Normal1"/>
        <w:spacing w:after="0" w:line="480" w:lineRule="auto"/>
        <w:ind w:firstLine="720"/>
        <w:jc w:val="left"/>
        <w:rPr>
          <w:lang w:eastAsia="ko-KR"/>
        </w:rPr>
      </w:pPr>
      <w:r>
        <w:rPr>
          <w:lang w:eastAsia="ko-KR"/>
        </w:rPr>
        <w:t xml:space="preserve">While </w:t>
      </w:r>
      <w:r w:rsidR="00EA4DE5">
        <w:rPr>
          <w:lang w:eastAsia="ko-KR"/>
        </w:rPr>
        <w:t>L-1 regularization (i.e., lasso)</w:t>
      </w:r>
      <w:r>
        <w:rPr>
          <w:lang w:eastAsia="ko-KR"/>
        </w:rPr>
        <w:t xml:space="preserve"> is helpful for eliminating features that do not contribute to characterizing the outcome, </w:t>
      </w:r>
      <w:r w:rsidR="00EA4DE5">
        <w:rPr>
          <w:lang w:eastAsia="ko-KR"/>
        </w:rPr>
        <w:t>it</w:t>
      </w:r>
      <w:r>
        <w:rPr>
          <w:lang w:eastAsia="ko-KR"/>
        </w:rPr>
        <w:t xml:space="preserve"> can still result in </w:t>
      </w:r>
      <w:proofErr w:type="gramStart"/>
      <w:r>
        <w:rPr>
          <w:lang w:eastAsia="ko-KR"/>
        </w:rPr>
        <w:t>a large number of</w:t>
      </w:r>
      <w:proofErr w:type="gramEnd"/>
      <w:r>
        <w:rPr>
          <w:lang w:eastAsia="ko-KR"/>
        </w:rPr>
        <w:t xml:space="preserve"> unranked features. Therefore, we implemented permutation importance to measure the importance of selected features in relation to EUI one day after posts are made with the help of a Python library called Eli5 </w:t>
      </w:r>
      <w:sdt>
        <w:sdtPr>
          <w:rPr>
            <w:lang w:eastAsia="ko-KR"/>
          </w:rPr>
          <w:tag w:val="MENDELEY_CITATION_v3_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"/>
          <w:id w:val="-1983298731"/>
          <w:placeholder>
            <w:docPart w:val="C306B98AE1CD486194AFC11AD7D58F7B"/>
          </w:placeholder>
        </w:sdtPr>
        <w:sdtEndPr/>
        <w:sdtContent>
          <w:r w:rsidR="00780EC0" w:rsidRPr="00780EC0">
            <w:rPr>
              <w:lang w:eastAsia="ko-KR"/>
            </w:rPr>
            <w:t>[19]</w:t>
          </w:r>
        </w:sdtContent>
      </w:sdt>
      <w:r>
        <w:rPr>
          <w:lang w:eastAsia="ko-KR"/>
        </w:rPr>
        <w:t xml:space="preserve">. Permutation feature importance is a model evaluation method that can be applied to any fitted estimator with tabular data, particularly useful for non-linear or complex models. It is defined as the decrease in model performance, which is measured by evaluation </w:t>
      </w:r>
      <w:r>
        <w:rPr>
          <w:lang w:eastAsia="ko-KR"/>
        </w:rPr>
        <w:lastRenderedPageBreak/>
        <w:t xml:space="preserve">metrics like F1 or R2, when a single feature value is randomly shuffled </w:t>
      </w:r>
      <w:sdt>
        <w:sdtPr>
          <w:rPr>
            <w:lang w:eastAsia="ko-KR"/>
          </w:rPr>
          <w:tag w:val="MENDELEY_CITATION_v3_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"/>
          <w:id w:val="-1259982019"/>
          <w:placeholder>
            <w:docPart w:val="C306B98AE1CD486194AFC11AD7D58F7B"/>
          </w:placeholder>
        </w:sdtPr>
        <w:sdtEndPr/>
        <w:sdtContent>
          <w:r w:rsidR="00780EC0" w:rsidRPr="00780EC0">
            <w:rPr>
              <w:lang w:eastAsia="ko-KR"/>
            </w:rPr>
            <w:t>[5]</w:t>
          </w:r>
        </w:sdtContent>
      </w:sdt>
      <w:r>
        <w:rPr>
          <w:lang w:eastAsia="ko-KR"/>
        </w:rPr>
        <w:t xml:space="preserve">. By disrupting the relationship between the feature and the target, the decrease in model performance reflects the extent to which the model relies on the feature. The output from Eli5 is known in the literature as “Mean Decrease Accuracy (MDA)” or “permutation importance” </w:t>
      </w:r>
      <w:sdt>
        <w:sdtPr>
          <w:rPr>
            <w:lang w:eastAsia="ko-KR"/>
          </w:rPr>
          <w:tag w:val="MENDELEY_CITATION_v3_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"/>
          <w:id w:val="-757127007"/>
          <w:placeholder>
            <w:docPart w:val="240FC7C1D8C044C1B182699964B01912"/>
          </w:placeholder>
        </w:sdtPr>
        <w:sdtEndPr/>
        <w:sdtContent>
          <w:r w:rsidR="00780EC0" w:rsidRPr="00780EC0">
            <w:rPr>
              <w:lang w:eastAsia="ko-KR"/>
            </w:rPr>
            <w:t>[19]</w:t>
          </w:r>
        </w:sdtContent>
      </w:sdt>
      <w:r>
        <w:rPr>
          <w:lang w:eastAsia="ko-KR"/>
        </w:rPr>
        <w:t xml:space="preserve">. To lower the computational cost, by default, we only select the top ten features from the permutation analysis. </w:t>
      </w:r>
    </w:p>
    <w:p w14:paraId="45C9797E" w14:textId="2C8D5EBF" w:rsidR="00753F9D" w:rsidRPr="00753F9D" w:rsidRDefault="00753F9D" w:rsidP="00A5417C">
      <w:pPr>
        <w:rPr>
          <w:b/>
          <w:bCs/>
          <w:lang w:eastAsia="ko-KR"/>
        </w:rPr>
      </w:pPr>
      <w:r>
        <w:rPr>
          <w:b/>
          <w:bCs/>
          <w:lang w:eastAsia="ko-KR"/>
        </w:rPr>
        <w:t xml:space="preserve">4.3 </w:t>
      </w:r>
      <w:r w:rsidR="00333DA5">
        <w:rPr>
          <w:b/>
          <w:bCs/>
          <w:lang w:eastAsia="ko-KR"/>
        </w:rPr>
        <w:t>Deep</w:t>
      </w:r>
      <w:commentRangeStart w:id="26"/>
      <w:commentRangeStart w:id="27"/>
      <w:r w:rsidRPr="00753F9D">
        <w:rPr>
          <w:b/>
          <w:bCs/>
          <w:lang w:eastAsia="ko-KR"/>
        </w:rPr>
        <w:t xml:space="preserve"> TS Forecasting</w:t>
      </w:r>
      <w:commentRangeEnd w:id="26"/>
      <w:r w:rsidR="00F60FB6">
        <w:rPr>
          <w:rStyle w:val="CommentReference"/>
        </w:rPr>
        <w:commentReference w:id="26"/>
      </w:r>
      <w:commentRangeEnd w:id="27"/>
      <w:r w:rsidR="00996337">
        <w:rPr>
          <w:rStyle w:val="CommentReference"/>
        </w:rPr>
        <w:commentReference w:id="27"/>
      </w:r>
    </w:p>
    <w:p w14:paraId="19100A03" w14:textId="07F258FC" w:rsidR="00753F9D" w:rsidRDefault="00753F9D" w:rsidP="00246B1D">
      <w:pPr>
        <w:pStyle w:val="Normal1"/>
        <w:spacing w:after="0" w:line="480" w:lineRule="auto"/>
        <w:ind w:firstLine="720"/>
        <w:jc w:val="left"/>
        <w:rPr>
          <w:lang w:eastAsia="ko-KR"/>
        </w:rPr>
      </w:pPr>
      <w:r w:rsidRPr="00753F9D">
        <w:rPr>
          <w:lang w:eastAsia="ko-KR"/>
        </w:rPr>
        <w:t xml:space="preserve">The goal </w:t>
      </w:r>
      <w:commentRangeStart w:id="28"/>
      <w:commentRangeStart w:id="29"/>
      <w:r w:rsidRPr="00753F9D">
        <w:rPr>
          <w:lang w:eastAsia="ko-KR"/>
        </w:rPr>
        <w:t>of o</w:t>
      </w:r>
      <w:commentRangeEnd w:id="28"/>
      <w:r w:rsidR="00F60FB6">
        <w:rPr>
          <w:rStyle w:val="CommentReference"/>
        </w:rPr>
        <w:commentReference w:id="28"/>
      </w:r>
      <w:commentRangeEnd w:id="29"/>
      <w:r w:rsidR="00996337">
        <w:rPr>
          <w:rStyle w:val="CommentReference"/>
        </w:rPr>
        <w:commentReference w:id="29"/>
      </w:r>
      <w:r w:rsidRPr="00753F9D">
        <w:rPr>
          <w:lang w:eastAsia="ko-KR"/>
        </w:rPr>
        <w:t xml:space="preserve">ur forecasting task is to use a subset of history data to estimate the EUI for the next seven days. As we are predicting the EUI into multiple steps in the future and using the topic features, the whole prediction task is formulated as a multi-step </w:t>
      </w:r>
      <w:r w:rsidR="005C5DF9">
        <w:rPr>
          <w:lang w:eastAsia="ko-KR"/>
        </w:rPr>
        <w:t>timeseries</w:t>
      </w:r>
      <w:r w:rsidRPr="00753F9D">
        <w:rPr>
          <w:lang w:eastAsia="ko-KR"/>
        </w:rPr>
        <w:t xml:space="preserve"> forecasting </w:t>
      </w:r>
      <w:r w:rsidR="005C5DF9">
        <w:rPr>
          <w:lang w:eastAsia="ko-KR"/>
        </w:rPr>
        <w:t>problem</w:t>
      </w:r>
      <w:r w:rsidRPr="00753F9D">
        <w:rPr>
          <w:lang w:eastAsia="ko-KR"/>
        </w:rPr>
        <w:t xml:space="preserve">.  </w:t>
      </w:r>
      <w:r>
        <w:rPr>
          <w:lang w:eastAsia="ko-KR"/>
        </w:rPr>
        <w:t xml:space="preserve"> </w:t>
      </w:r>
    </w:p>
    <w:p w14:paraId="662C3FB5" w14:textId="6A761C92" w:rsidR="003F148E" w:rsidRDefault="00E84440" w:rsidP="00246B1D">
      <w:pPr>
        <w:pStyle w:val="Normal1"/>
        <w:spacing w:after="0" w:line="480" w:lineRule="auto"/>
        <w:ind w:firstLine="720"/>
        <w:jc w:val="left"/>
        <w:rPr>
          <w:lang w:eastAsia="ko-KR"/>
        </w:rPr>
      </w:pPr>
      <w:r w:rsidRPr="00E84440">
        <w:rPr>
          <w:lang w:eastAsia="ko-KR"/>
        </w:rPr>
        <w:t xml:space="preserve">LSTM, short for Long Short-Term Memory, has emerged as a highly popular and transformative recurrent neural network architecture in the realm of </w:t>
      </w:r>
      <w:r>
        <w:rPr>
          <w:lang w:eastAsia="ko-KR"/>
        </w:rPr>
        <w:t>TS</w:t>
      </w:r>
      <w:r w:rsidRPr="00E84440">
        <w:rPr>
          <w:lang w:eastAsia="ko-KR"/>
        </w:rPr>
        <w:t xml:space="preserve"> analysis. Its remarkable capabilities allow it to effectively capture long-term dependencies, handle variable-length sequences, model temporal dynamics, accommodate nonlinear relationships, and robustly handle noisy data. The widespread adoption of LSTM in various domains such as finance, energy, weather forecasting, and beyond is a testament to its unparalleled success in accurately modeling and predicting time-dependent phenomena. At the core of LSTM's architecture are essential components, including input gates, forget gates, and output gates, which enable the network to selectively retain and update information at each time step, ensuring efficient information flow and processing. However, employing LSTM for </w:t>
      </w:r>
      <w:r>
        <w:rPr>
          <w:lang w:eastAsia="ko-KR"/>
        </w:rPr>
        <w:t>TS</w:t>
      </w:r>
      <w:r w:rsidRPr="00E84440">
        <w:rPr>
          <w:lang w:eastAsia="ko-KR"/>
        </w:rPr>
        <w:t xml:space="preserve"> modeling requires a departure from conventional statistical models, necessitating the transformation of the task into a supervised learning paradigm. This involves utilizing historical values as inputs and treating future scores as outputs to train the LSTM model effectively. </w:t>
      </w:r>
      <w:r w:rsidR="00CC6E3E" w:rsidRPr="00CC6E3E">
        <w:rPr>
          <w:lang w:eastAsia="ko-KR"/>
        </w:rPr>
        <w:t xml:space="preserve">The </w:t>
      </w:r>
      <w:r w:rsidR="00CC6E3E">
        <w:rPr>
          <w:lang w:eastAsia="ko-KR"/>
        </w:rPr>
        <w:t xml:space="preserve">basic </w:t>
      </w:r>
      <w:r w:rsidR="00CC6E3E" w:rsidRPr="00CC6E3E">
        <w:rPr>
          <w:lang w:eastAsia="ko-KR"/>
        </w:rPr>
        <w:t xml:space="preserve">mathematical formula </w:t>
      </w:r>
      <w:r w:rsidR="00CC6E3E">
        <w:rPr>
          <w:lang w:eastAsia="ko-KR"/>
        </w:rPr>
        <w:t xml:space="preserve">of </w:t>
      </w:r>
      <w:r w:rsidR="00CC6E3E" w:rsidRPr="00CC6E3E">
        <w:rPr>
          <w:lang w:eastAsia="ko-KR"/>
        </w:rPr>
        <w:t>LSTM can be expressed as follows:</w:t>
      </w:r>
    </w:p>
    <w:p w14:paraId="78179297" w14:textId="742B9DCF" w:rsidR="00CC6E3E" w:rsidRDefault="00CC6E3E" w:rsidP="00246B1D">
      <w:pPr>
        <w:pStyle w:val="Normal1"/>
        <w:spacing w:after="0" w:line="480" w:lineRule="auto"/>
        <w:ind w:firstLine="720"/>
        <w:jc w:val="left"/>
        <w:rPr>
          <w:lang w:eastAsia="ko-KR"/>
        </w:rPr>
      </w:pPr>
      <w:r w:rsidRPr="00246B1D">
        <w:rPr>
          <w:highlight w:val="yellow"/>
          <w:lang w:eastAsia="ko-KR"/>
        </w:rPr>
        <w:lastRenderedPageBreak/>
        <w:t>LSTM equation goes here.</w:t>
      </w:r>
      <w:r>
        <w:rPr>
          <w:lang w:eastAsia="ko-KR"/>
        </w:rPr>
        <w:t xml:space="preserve">                                                                                                  (1)</w:t>
      </w:r>
    </w:p>
    <w:p w14:paraId="0E3215F9" w14:textId="697E4DD1" w:rsidR="00CC6E3E" w:rsidRDefault="005F79BC" w:rsidP="00246B1D">
      <w:pPr>
        <w:pStyle w:val="Normal1"/>
        <w:spacing w:after="0" w:line="480" w:lineRule="auto"/>
        <w:ind w:firstLine="720"/>
        <w:jc w:val="left"/>
        <w:rPr>
          <w:lang w:eastAsia="ko-KR"/>
        </w:rPr>
      </w:pPr>
      <w:r w:rsidRPr="005F79BC">
        <w:rPr>
          <w:lang w:eastAsia="ko-KR"/>
        </w:rPr>
        <w:t xml:space="preserve">Incorporating additional regressors into the LSTM framework for TS forecasting involves restructuring the dataset in a manner akin to processing lengthy text documents. In natural language processing, breaking down long text data into smaller </w:t>
      </w:r>
      <w:r>
        <w:rPr>
          <w:lang w:eastAsia="ko-KR"/>
        </w:rPr>
        <w:t>chunks</w:t>
      </w:r>
      <w:r w:rsidRPr="005F79BC">
        <w:rPr>
          <w:lang w:eastAsia="ko-KR"/>
        </w:rPr>
        <w:t xml:space="preserve"> is a common approach. Similarly, restructuring TS data entails transforming each data point into a list of vectors, where each vector corresponds to the relevant regressors. Subsequently, the data point is labeled with a vector of future target values, which is used for training and prediction. This dataset restructuring enables the LSTM model to effectively capture the relationships between the regressors and the target variable, leading to improved forecasting accuracy and the ability to capture the inherent complexities of </w:t>
      </w:r>
      <w:r w:rsidR="005C5DF9">
        <w:rPr>
          <w:lang w:eastAsia="ko-KR"/>
        </w:rPr>
        <w:t>time series</w:t>
      </w:r>
      <w:r w:rsidRPr="005F79BC">
        <w:rPr>
          <w:lang w:eastAsia="ko-KR"/>
        </w:rPr>
        <w:t xml:space="preserve"> data. By integrating these additional regressors into the LSTM architecture, researchers can leverage their predictive power to gain deeper insights and enhance the model's capability to capture the underlying patterns and dynamics within </w:t>
      </w:r>
      <w:r w:rsidR="005C5DF9">
        <w:rPr>
          <w:lang w:eastAsia="ko-KR"/>
        </w:rPr>
        <w:t>a time series</w:t>
      </w:r>
      <w:r w:rsidRPr="005F79BC">
        <w:rPr>
          <w:lang w:eastAsia="ko-KR"/>
        </w:rPr>
        <w:t>.</w:t>
      </w:r>
      <w:r w:rsidR="00CC6E3E">
        <w:rPr>
          <w:lang w:eastAsia="ko-KR"/>
        </w:rPr>
        <w:t xml:space="preserve"> </w:t>
      </w:r>
    </w:p>
    <w:p w14:paraId="175CD096" w14:textId="11365D63" w:rsidR="00753F9D" w:rsidRDefault="00B4632C" w:rsidP="00246B1D">
      <w:pPr>
        <w:pStyle w:val="Normal1"/>
        <w:spacing w:after="0" w:line="480" w:lineRule="auto"/>
        <w:ind w:firstLine="720"/>
        <w:jc w:val="left"/>
        <w:rPr>
          <w:lang w:eastAsia="ko-KR"/>
        </w:rPr>
      </w:pPr>
      <w:r>
        <w:rPr>
          <w:lang w:eastAsia="ko-KR"/>
        </w:rPr>
        <w:t xml:space="preserve">Furthermore, </w:t>
      </w:r>
      <w:r w:rsidR="00CC6E3E">
        <w:rPr>
          <w:lang w:eastAsia="ko-KR"/>
        </w:rPr>
        <w:t>based on</w:t>
      </w:r>
      <w:r w:rsidR="00753F9D" w:rsidRPr="00C164FA">
        <w:rPr>
          <w:lang w:eastAsia="ko-KR"/>
        </w:rPr>
        <w:t xml:space="preserve"> traditional LSTM, which only considers past information, </w:t>
      </w:r>
      <w:r w:rsidR="00753F9D" w:rsidRPr="00DA2497">
        <w:rPr>
          <w:lang w:eastAsia="ko-KR"/>
        </w:rPr>
        <w:t>Bidirectional L</w:t>
      </w:r>
      <w:r w:rsidR="00753F9D">
        <w:rPr>
          <w:lang w:eastAsia="ko-KR"/>
        </w:rPr>
        <w:t>STM (</w:t>
      </w:r>
      <w:proofErr w:type="spellStart"/>
      <w:r w:rsidR="00753F9D" w:rsidRPr="00C164FA">
        <w:rPr>
          <w:lang w:eastAsia="ko-KR"/>
        </w:rPr>
        <w:t>BiLSTM</w:t>
      </w:r>
      <w:proofErr w:type="spellEnd"/>
      <w:r w:rsidR="00753F9D">
        <w:rPr>
          <w:lang w:eastAsia="ko-KR"/>
        </w:rPr>
        <w:t>)</w:t>
      </w:r>
      <w:r w:rsidR="00753F9D" w:rsidRPr="00C164FA">
        <w:rPr>
          <w:lang w:eastAsia="ko-KR"/>
        </w:rPr>
        <w:t xml:space="preserve"> </w:t>
      </w:r>
      <w:r w:rsidR="00CC6E3E">
        <w:rPr>
          <w:lang w:eastAsia="ko-KR"/>
        </w:rPr>
        <w:t xml:space="preserve">is developed to </w:t>
      </w:r>
      <w:r w:rsidR="00753F9D" w:rsidRPr="00C164FA">
        <w:rPr>
          <w:lang w:eastAsia="ko-KR"/>
        </w:rPr>
        <w:t>processes the sequence in both forward and backward directions simultaneously. This allows the model to capture not only the historical context but also the future context, resulting in a more comprehensive understanding of the temporal patterns in the data.</w:t>
      </w:r>
      <w:r w:rsidR="00753F9D">
        <w:rPr>
          <w:lang w:eastAsia="ko-KR"/>
        </w:rPr>
        <w:t xml:space="preserve"> Thus, </w:t>
      </w:r>
      <w:commentRangeStart w:id="30"/>
      <w:r w:rsidR="00753F9D">
        <w:rPr>
          <w:lang w:eastAsia="ko-KR"/>
        </w:rPr>
        <w:t xml:space="preserve">as demonstrated in Figure 1, we introduce two </w:t>
      </w:r>
      <w:proofErr w:type="spellStart"/>
      <w:r w:rsidR="00753F9D">
        <w:rPr>
          <w:lang w:eastAsia="ko-KR"/>
        </w:rPr>
        <w:t>BiLSTM</w:t>
      </w:r>
      <w:proofErr w:type="spellEnd"/>
      <w:r w:rsidR="00753F9D">
        <w:rPr>
          <w:lang w:eastAsia="ko-KR"/>
        </w:rPr>
        <w:t xml:space="preserve"> layers as hidden layers followed by a Dense layer as output layer in our model</w:t>
      </w:r>
      <w:commentRangeEnd w:id="30"/>
      <w:r w:rsidR="005C5DF9">
        <w:rPr>
          <w:rStyle w:val="CommentReference"/>
        </w:rPr>
        <w:commentReference w:id="30"/>
      </w:r>
      <w:r w:rsidR="00753F9D">
        <w:rPr>
          <w:lang w:eastAsia="ko-KR"/>
        </w:rPr>
        <w:t>.</w:t>
      </w:r>
    </w:p>
    <w:p w14:paraId="6CE6D6D5" w14:textId="1ABFA2B0" w:rsidR="008C3D8C" w:rsidRDefault="00F62E65" w:rsidP="00246B1D">
      <w:pPr>
        <w:pStyle w:val="Normal1"/>
        <w:spacing w:after="0" w:line="480" w:lineRule="auto"/>
        <w:ind w:firstLine="720"/>
        <w:jc w:val="left"/>
        <w:rPr>
          <w:color w:val="auto"/>
        </w:rPr>
      </w:pPr>
      <w:r w:rsidRPr="00F62E65">
        <w:rPr>
          <w:color w:val="auto"/>
          <w:highlight w:val="yellow"/>
        </w:rPr>
        <w:t xml:space="preserve">Figure 1 is placed </w:t>
      </w:r>
      <w:proofErr w:type="gramStart"/>
      <w:r w:rsidRPr="00F62E65">
        <w:rPr>
          <w:color w:val="auto"/>
          <w:highlight w:val="yellow"/>
        </w:rPr>
        <w:t>here</w:t>
      </w:r>
      <w:proofErr w:type="gramEnd"/>
    </w:p>
    <w:p w14:paraId="4DE23EE8" w14:textId="50F94CBC" w:rsidR="006C22A4" w:rsidRPr="000300BD" w:rsidRDefault="006C22A4" w:rsidP="00A5417C">
      <w:pPr>
        <w:pStyle w:val="Normal1"/>
        <w:spacing w:after="0" w:line="480" w:lineRule="auto"/>
        <w:rPr>
          <w:b/>
          <w:bCs/>
          <w:lang w:eastAsia="ko-KR"/>
        </w:rPr>
      </w:pPr>
      <w:r>
        <w:rPr>
          <w:b/>
          <w:bCs/>
          <w:lang w:eastAsia="ko-KR"/>
        </w:rPr>
        <w:t>4</w:t>
      </w:r>
      <w:r w:rsidRPr="000300BD">
        <w:rPr>
          <w:b/>
          <w:bCs/>
          <w:lang w:eastAsia="ko-KR"/>
        </w:rPr>
        <w:t>.</w:t>
      </w:r>
      <w:r>
        <w:rPr>
          <w:b/>
          <w:bCs/>
          <w:lang w:eastAsia="ko-KR"/>
        </w:rPr>
        <w:t>4</w:t>
      </w:r>
      <w:r w:rsidRPr="000300BD">
        <w:rPr>
          <w:b/>
          <w:bCs/>
          <w:lang w:eastAsia="ko-KR"/>
        </w:rPr>
        <w:t xml:space="preserve"> Evaluation Metrics</w:t>
      </w:r>
    </w:p>
    <w:p w14:paraId="00B5B81C" w14:textId="108C81B3" w:rsidR="0055528A" w:rsidRDefault="0055528A">
      <w:pPr>
        <w:pStyle w:val="Normal1"/>
        <w:spacing w:after="0" w:line="480" w:lineRule="auto"/>
        <w:ind w:firstLine="720"/>
        <w:jc w:val="left"/>
        <w:rPr>
          <w:lang w:eastAsia="ko-KR"/>
        </w:rPr>
        <w:pPrChange w:id="31" w:author="Srinivasan, Karthik" w:date="2023-06-27T15:19:00Z">
          <w:pPr>
            <w:pStyle w:val="Normal1"/>
            <w:spacing w:after="0" w:line="480" w:lineRule="auto"/>
            <w:ind w:firstLine="720"/>
          </w:pPr>
        </w:pPrChange>
      </w:pPr>
      <w:r w:rsidRPr="0055528A">
        <w:rPr>
          <w:lang w:eastAsia="ko-KR"/>
        </w:rPr>
        <w:t xml:space="preserve">The selection of appropriate evaluation metrics is a pivotal aspect in validating our proposed framework within the realm of time series analysis. Several commonly employed </w:t>
      </w:r>
      <w:r w:rsidRPr="0055528A">
        <w:rPr>
          <w:lang w:eastAsia="ko-KR"/>
        </w:rPr>
        <w:lastRenderedPageBreak/>
        <w:t>metrics in this domain include Mean Absolute Error (MAE), Mean Squared Error (MSE), Root Mean Squared Error (RMSE), Mean Absolute Percentage Error (MAPE), and Mean Absolute Scaled Error (MASE). MAE quantifies the average difference between the forecasted and actual values, providing ease of interpretation. However, it may exhibit limited sensitivity towards outliers. MSE, on the other hand, is a squared version of MAE and can effectively penalize outliers. Nevertheless, the resulting metric value is presented in a less intuitive format. RMSE, the square root of MSE, preserves the original units of the time series, but the squared errors impede direct interpretation. MAPE, measured as the percentage deviation between actual and forecasted values, often serves as the baseline metric for time series models. It boasts interpretability and scale independence, enabling comparisons across different time series. However, MAPE encounters challenges when the actual values are close to or at zero, yielding infinite errors, and it tends to exhibit a bias towards under-forecasting. MASE, a widely used metric, accounts for seasonality when calculating errors and mitigates the erratic behavior of MAPE in the presence of near-zero actual values. Nevertheless, MASE can introduce complexities when attempting to explain its output. While these metrics offer valuable insights into model performance, it is crucial to select the most appropriate one based on the specific characteristics of the time series data and the evaluation objectives at hand.</w:t>
      </w:r>
    </w:p>
    <w:p w14:paraId="7B942C95" w14:textId="070EA34D" w:rsidR="006C22A4" w:rsidRDefault="00A5417C">
      <w:pPr>
        <w:pStyle w:val="Normal1"/>
        <w:spacing w:after="0" w:line="480" w:lineRule="auto"/>
        <w:ind w:firstLine="720"/>
        <w:jc w:val="left"/>
        <w:rPr>
          <w:lang w:eastAsia="ko-KR"/>
        </w:rPr>
        <w:pPrChange w:id="32" w:author="Srinivasan, Karthik" w:date="2023-06-27T15:19:00Z">
          <w:pPr>
            <w:pStyle w:val="Normal1"/>
            <w:spacing w:after="0" w:line="480" w:lineRule="auto"/>
            <w:ind w:firstLine="720"/>
          </w:pPr>
        </w:pPrChange>
      </w:pPr>
      <w:r>
        <w:rPr>
          <w:lang w:eastAsia="ko-KR"/>
        </w:rPr>
        <w:t>Therefore, t</w:t>
      </w:r>
      <w:r w:rsidR="006C22A4">
        <w:rPr>
          <w:lang w:eastAsia="ko-KR"/>
        </w:rPr>
        <w:t xml:space="preserve">o evaluate the </w:t>
      </w:r>
      <w:r w:rsidR="00D0738E">
        <w:rPr>
          <w:lang w:eastAsia="ko-KR"/>
        </w:rPr>
        <w:t>predictive component in the proposed framework</w:t>
      </w:r>
      <w:r w:rsidR="006C22A4">
        <w:rPr>
          <w:lang w:eastAsia="ko-KR"/>
        </w:rPr>
        <w:t xml:space="preserve">, we chose a normalized forecasting accuracy (NFA) metrics based on Symmetric Mean Absolute Percentage Error (SMAPE) and the Spearman’ Rank Correlation Coefficient (SC). </w:t>
      </w:r>
      <w:r w:rsidR="00617098" w:rsidRPr="00617098">
        <w:rPr>
          <w:lang w:eastAsia="ko-KR"/>
        </w:rPr>
        <w:t>These metrics are carefully chosen for their validity, interpretability, and alignment with the nature of our task.</w:t>
      </w:r>
    </w:p>
    <w:p w14:paraId="7E7F5C51" w14:textId="5FBD3DE8" w:rsidR="006C22A4" w:rsidRDefault="006C22A4">
      <w:pPr>
        <w:pStyle w:val="Normal1"/>
        <w:spacing w:after="0" w:line="480" w:lineRule="auto"/>
        <w:ind w:firstLine="720"/>
        <w:jc w:val="left"/>
        <w:rPr>
          <w:lang w:eastAsia="ko-KR"/>
        </w:rPr>
        <w:pPrChange w:id="33" w:author="Srinivasan, Karthik" w:date="2023-06-27T15:19:00Z">
          <w:pPr>
            <w:pStyle w:val="Normal1"/>
            <w:spacing w:after="0" w:line="480" w:lineRule="auto"/>
            <w:ind w:firstLine="720"/>
          </w:pPr>
        </w:pPrChange>
      </w:pPr>
      <w:r>
        <w:rPr>
          <w:lang w:eastAsia="ko-KR"/>
        </w:rPr>
        <w:t xml:space="preserve">SMAPE is a suitable metric for evaluating the accuracy of forecasting methods because it is symmetric, meaning that it treats both positive and negative errors. </w:t>
      </w:r>
      <w:r w:rsidRPr="00C0146C">
        <w:rPr>
          <w:lang w:eastAsia="ko-KR"/>
        </w:rPr>
        <w:t xml:space="preserve">SMAPE is scale-invariant, </w:t>
      </w:r>
      <w:r w:rsidRPr="00C0146C">
        <w:rPr>
          <w:lang w:eastAsia="ko-KR"/>
        </w:rPr>
        <w:lastRenderedPageBreak/>
        <w:t>which means it is not affected by the magnitude of the actual or forecasted values</w:t>
      </w:r>
      <w:r>
        <w:rPr>
          <w:lang w:eastAsia="ko-KR"/>
        </w:rPr>
        <w:t>, especially when the EUI can vary a lot from time to time</w:t>
      </w:r>
      <w:r w:rsidRPr="00C0146C">
        <w:rPr>
          <w:lang w:eastAsia="ko-KR"/>
        </w:rPr>
        <w:t xml:space="preserve">. It allows for meaningful comparisons across different datasets or </w:t>
      </w:r>
      <w:r>
        <w:rPr>
          <w:lang w:eastAsia="ko-KR"/>
        </w:rPr>
        <w:t xml:space="preserve">TS </w:t>
      </w:r>
      <w:r w:rsidRPr="00C0146C">
        <w:rPr>
          <w:lang w:eastAsia="ko-KR"/>
        </w:rPr>
        <w:t xml:space="preserve">with varying scales. </w:t>
      </w:r>
      <w:r>
        <w:rPr>
          <w:lang w:eastAsia="ko-KR"/>
        </w:rPr>
        <w:t>Moreover, SMAPE, by its nature, favors over-forecasting compared to MAPE who favors under-forecasting, which aligns with our objective of presenting a more conservative and safer projection of the EUI index to the audience. The equation of SMAPE is denoted as in Equation (</w:t>
      </w:r>
      <w:r w:rsidR="00CC6E3E">
        <w:rPr>
          <w:lang w:eastAsia="ko-KR"/>
        </w:rPr>
        <w:t>2</w:t>
      </w:r>
      <w:r>
        <w:rPr>
          <w:lang w:eastAsia="ko-KR"/>
        </w:rPr>
        <w:t xml:space="preserve">), where </w:t>
      </w:r>
      <m:oMath>
        <m:r>
          <w:rPr>
            <w:rFonts w:ascii="Cambria Math" w:hAnsi="Cambria Math"/>
            <w:lang w:eastAsia="ko-KR"/>
          </w:rPr>
          <m:t>F</m:t>
        </m:r>
      </m:oMath>
      <w:r>
        <w:rPr>
          <w:lang w:eastAsia="ko-KR"/>
        </w:rPr>
        <w:t xml:space="preserve"> is the forecasted value and </w:t>
      </w:r>
      <m:oMath>
        <m:r>
          <w:rPr>
            <w:rFonts w:ascii="Cambria Math" w:hAnsi="Cambria Math"/>
            <w:lang w:eastAsia="ko-KR"/>
          </w:rPr>
          <m:t>A</m:t>
        </m:r>
      </m:oMath>
      <w:r>
        <w:rPr>
          <w:lang w:eastAsia="ko-KR"/>
        </w:rPr>
        <w:t xml:space="preserve"> is the actual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726"/>
        <w:gridCol w:w="1216"/>
      </w:tblGrid>
      <w:tr w:rsidR="006C22A4" w14:paraId="62D34C18" w14:textId="77777777" w:rsidTr="00C206C2">
        <w:trPr>
          <w:trHeight w:val="773"/>
        </w:trPr>
        <w:tc>
          <w:tcPr>
            <w:tcW w:w="445" w:type="dxa"/>
          </w:tcPr>
          <w:p w14:paraId="770589EE" w14:textId="77777777" w:rsidR="006C22A4" w:rsidRDefault="006C22A4" w:rsidP="00A5417C">
            <w:pPr>
              <w:pStyle w:val="Normal1"/>
              <w:spacing w:after="0" w:line="480" w:lineRule="auto"/>
              <w:ind w:firstLine="720"/>
              <w:rPr>
                <w:lang w:eastAsia="ko-KR"/>
              </w:rPr>
            </w:pPr>
          </w:p>
        </w:tc>
        <w:tc>
          <w:tcPr>
            <w:tcW w:w="8460" w:type="dxa"/>
          </w:tcPr>
          <w:p w14:paraId="2A896F11" w14:textId="77777777" w:rsidR="006C22A4" w:rsidRDefault="006C22A4" w:rsidP="00A5417C">
            <w:pPr>
              <w:pStyle w:val="Normal1"/>
              <w:spacing w:after="0" w:line="480" w:lineRule="auto"/>
              <w:ind w:firstLine="720"/>
              <w:rPr>
                <w:lang w:eastAsia="ko-KR"/>
              </w:rPr>
            </w:pPr>
            <m:oMathPara>
              <m:oMath>
                <m:r>
                  <w:rPr>
                    <w:rFonts w:ascii="Cambria Math" w:hAnsi="Cambria Math"/>
                    <w:lang w:eastAsia="ko-KR"/>
                  </w:rPr>
                  <m:t>SMAPE</m:t>
                </m:r>
                <m:r>
                  <m:rPr>
                    <m:sty m:val="p"/>
                  </m:rPr>
                  <w:rPr>
                    <w:rFonts w:ascii="Cambria Math" w:hAnsi="Cambria Math"/>
                    <w:lang w:eastAsia="ko-KR"/>
                  </w:rPr>
                  <m:t xml:space="preserve">= </m:t>
                </m:r>
                <m:f>
                  <m:fPr>
                    <m:ctrlPr>
                      <w:rPr>
                        <w:rFonts w:ascii="Cambria Math" w:hAnsi="Cambria Math"/>
                        <w:lang w:eastAsia="ko-KR"/>
                      </w:rPr>
                    </m:ctrlPr>
                  </m:fPr>
                  <m:num>
                    <m:r>
                      <m:rPr>
                        <m:sty m:val="p"/>
                      </m:rPr>
                      <w:rPr>
                        <w:rFonts w:ascii="Cambria Math" w:hAnsi="Cambria Math"/>
                        <w:lang w:eastAsia="ko-KR"/>
                      </w:rPr>
                      <m:t>1</m:t>
                    </m:r>
                  </m:num>
                  <m:den>
                    <m:r>
                      <w:rPr>
                        <w:rFonts w:ascii="Cambria Math" w:hAnsi="Cambria Math"/>
                        <w:lang w:eastAsia="ko-KR"/>
                      </w:rPr>
                      <m:t>n</m:t>
                    </m:r>
                  </m:den>
                </m:f>
                <m:r>
                  <m:rPr>
                    <m:sty m:val="p"/>
                  </m:rPr>
                  <w:rPr>
                    <w:rFonts w:ascii="Cambria Math" w:hAnsi="Cambria Math"/>
                    <w:lang w:eastAsia="ko-KR"/>
                  </w:rPr>
                  <m:t xml:space="preserve"> </m:t>
                </m:r>
                <m:nary>
                  <m:naryPr>
                    <m:chr m:val="∑"/>
                    <m:limLoc m:val="undOvr"/>
                    <m:ctrlPr>
                      <w:rPr>
                        <w:rFonts w:ascii="Cambria Math" w:hAnsi="Cambria Math"/>
                        <w:lang w:eastAsia="ko-KR"/>
                      </w:rPr>
                    </m:ctrlPr>
                  </m:naryPr>
                  <m:sub>
                    <m:r>
                      <w:rPr>
                        <w:rFonts w:ascii="Cambria Math" w:hAnsi="Cambria Math"/>
                        <w:lang w:eastAsia="ko-KR"/>
                      </w:rPr>
                      <m:t>t</m:t>
                    </m:r>
                    <m:r>
                      <m:rPr>
                        <m:sty m:val="p"/>
                      </m:rPr>
                      <w:rPr>
                        <w:rFonts w:ascii="Cambria Math" w:hAnsi="Cambria Math"/>
                        <w:lang w:eastAsia="ko-KR"/>
                      </w:rPr>
                      <m:t>=1</m:t>
                    </m:r>
                  </m:sub>
                  <m:sup>
                    <m:r>
                      <w:rPr>
                        <w:rFonts w:ascii="Cambria Math" w:hAnsi="Cambria Math"/>
                        <w:lang w:eastAsia="ko-KR"/>
                      </w:rPr>
                      <m:t>n</m:t>
                    </m:r>
                  </m:sup>
                  <m:e>
                    <m:f>
                      <m:fPr>
                        <m:ctrlPr>
                          <w:rPr>
                            <w:rFonts w:ascii="Cambria Math" w:hAnsi="Cambria Math"/>
                            <w:lang w:eastAsia="ko-KR"/>
                          </w:rPr>
                        </m:ctrlPr>
                      </m:fPr>
                      <m:num>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F</m:t>
                            </m:r>
                          </m:e>
                          <m:sub>
                            <m:r>
                              <w:rPr>
                                <w:rFonts w:ascii="Cambria Math" w:hAnsi="Cambria Math"/>
                                <w:lang w:eastAsia="ko-KR"/>
                              </w:rPr>
                              <m:t>t</m:t>
                            </m:r>
                          </m:sub>
                        </m:sSub>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A</m:t>
                            </m:r>
                          </m:e>
                          <m:sub>
                            <m:r>
                              <w:rPr>
                                <w:rFonts w:ascii="Cambria Math" w:hAnsi="Cambria Math"/>
                                <w:lang w:eastAsia="ko-KR"/>
                              </w:rPr>
                              <m:t>t</m:t>
                            </m:r>
                          </m:sub>
                        </m:sSub>
                        <m:r>
                          <m:rPr>
                            <m:sty m:val="p"/>
                          </m:rPr>
                          <w:rPr>
                            <w:rFonts w:ascii="Cambria Math" w:hAnsi="Cambria Math"/>
                            <w:lang w:eastAsia="ko-KR"/>
                          </w:rPr>
                          <m:t>|</m:t>
                        </m:r>
                      </m:num>
                      <m:den>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A</m:t>
                            </m:r>
                          </m:e>
                          <m:sub>
                            <m:r>
                              <w:rPr>
                                <w:rFonts w:ascii="Cambria Math" w:hAnsi="Cambria Math"/>
                                <w:lang w:eastAsia="ko-KR"/>
                              </w:rPr>
                              <m:t>t</m:t>
                            </m:r>
                          </m:sub>
                        </m:sSub>
                        <m:r>
                          <m:rPr>
                            <m:sty m:val="p"/>
                          </m:rPr>
                          <w:rPr>
                            <w:rFonts w:ascii="Cambria Math" w:hAnsi="Cambria Math"/>
                            <w:lang w:eastAsia="ko-KR"/>
                          </w:rPr>
                          <m:t xml:space="preserve">+ </m:t>
                        </m:r>
                        <m:sSub>
                          <m:sSubPr>
                            <m:ctrlPr>
                              <w:rPr>
                                <w:rFonts w:ascii="Cambria Math" w:hAnsi="Cambria Math"/>
                                <w:lang w:eastAsia="ko-KR"/>
                              </w:rPr>
                            </m:ctrlPr>
                          </m:sSubPr>
                          <m:e>
                            <m:r>
                              <w:rPr>
                                <w:rFonts w:ascii="Cambria Math" w:hAnsi="Cambria Math"/>
                                <w:lang w:eastAsia="ko-KR"/>
                              </w:rPr>
                              <m:t>F</m:t>
                            </m:r>
                          </m:e>
                          <m:sub>
                            <m:r>
                              <w:rPr>
                                <w:rFonts w:ascii="Cambria Math" w:hAnsi="Cambria Math"/>
                                <w:lang w:eastAsia="ko-KR"/>
                              </w:rPr>
                              <m:t>t</m:t>
                            </m:r>
                          </m:sub>
                        </m:sSub>
                        <m:r>
                          <m:rPr>
                            <m:sty m:val="p"/>
                          </m:rPr>
                          <w:rPr>
                            <w:rFonts w:ascii="Cambria Math" w:hAnsi="Cambria Math"/>
                            <w:lang w:eastAsia="ko-KR"/>
                          </w:rPr>
                          <m:t>)/2</m:t>
                        </m:r>
                      </m:den>
                    </m:f>
                  </m:e>
                </m:nary>
              </m:oMath>
            </m:oMathPara>
          </w:p>
        </w:tc>
        <w:tc>
          <w:tcPr>
            <w:tcW w:w="445" w:type="dxa"/>
          </w:tcPr>
          <w:p w14:paraId="75769F89" w14:textId="511E6540" w:rsidR="006C22A4" w:rsidRPr="00753F9D" w:rsidRDefault="006C22A4" w:rsidP="00A5417C">
            <w:pPr>
              <w:pStyle w:val="Normal1"/>
              <w:spacing w:after="0" w:line="480" w:lineRule="auto"/>
              <w:ind w:firstLine="720"/>
              <w:rPr>
                <w:lang w:eastAsia="ko-KR"/>
              </w:rPr>
            </w:pPr>
            <w:r w:rsidRPr="00753F9D">
              <w:rPr>
                <w:lang w:eastAsia="ko-KR"/>
              </w:rPr>
              <w:t>(</w:t>
            </w:r>
            <w:r w:rsidR="00CC6E3E">
              <w:rPr>
                <w:lang w:eastAsia="ko-KR"/>
              </w:rPr>
              <w:t>2</w:t>
            </w:r>
            <w:r w:rsidRPr="00753F9D">
              <w:rPr>
                <w:lang w:eastAsia="ko-KR"/>
              </w:rPr>
              <w:t xml:space="preserve">)                               </w:t>
            </w:r>
          </w:p>
        </w:tc>
      </w:tr>
    </w:tbl>
    <w:p w14:paraId="5F1B2256" w14:textId="77777777" w:rsidR="006C22A4" w:rsidRDefault="006C22A4" w:rsidP="00BF0B53">
      <w:pPr>
        <w:pStyle w:val="Normal1"/>
        <w:spacing w:after="0" w:line="480" w:lineRule="auto"/>
        <w:ind w:firstLine="720"/>
        <w:jc w:val="left"/>
        <w:rPr>
          <w:lang w:eastAsia="ko-KR"/>
        </w:rPr>
      </w:pPr>
      <w:r>
        <w:rPr>
          <w:lang w:eastAsia="ko-KR"/>
        </w:rPr>
        <w:t xml:space="preserve">However, the standard SMAPE has a lower bound of zero and upper bound of 200, which makes it hard to intuitively interpret by </w:t>
      </w:r>
      <w:proofErr w:type="gramStart"/>
      <w:r>
        <w:rPr>
          <w:lang w:eastAsia="ko-KR"/>
        </w:rPr>
        <w:t>human</w:t>
      </w:r>
      <w:proofErr w:type="gramEnd"/>
      <w:r>
        <w:rPr>
          <w:lang w:eastAsia="ko-KR"/>
        </w:rPr>
        <w:t>. Considering people tend to understand the idea of accuracy better than error percentage, we transformed the SMAPE into NFA by dividing the SMAPE by two and subtracting it from one. The equation of NFA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7727"/>
        <w:gridCol w:w="1216"/>
      </w:tblGrid>
      <w:tr w:rsidR="006C22A4" w14:paraId="7F84D3DB" w14:textId="77777777" w:rsidTr="00C206C2">
        <w:trPr>
          <w:trHeight w:val="773"/>
        </w:trPr>
        <w:tc>
          <w:tcPr>
            <w:tcW w:w="445" w:type="dxa"/>
          </w:tcPr>
          <w:p w14:paraId="2F01337B" w14:textId="77777777" w:rsidR="006C22A4" w:rsidRDefault="006C22A4" w:rsidP="00A5417C">
            <w:pPr>
              <w:pStyle w:val="Normal1"/>
              <w:spacing w:after="0" w:line="480" w:lineRule="auto"/>
              <w:ind w:firstLine="720"/>
              <w:rPr>
                <w:lang w:eastAsia="ko-KR"/>
              </w:rPr>
            </w:pPr>
          </w:p>
        </w:tc>
        <w:tc>
          <w:tcPr>
            <w:tcW w:w="8460" w:type="dxa"/>
          </w:tcPr>
          <w:p w14:paraId="5C20C149" w14:textId="77777777" w:rsidR="006C22A4" w:rsidRDefault="006C22A4" w:rsidP="00A5417C">
            <w:pPr>
              <w:pStyle w:val="Normal1"/>
              <w:spacing w:after="0" w:line="480" w:lineRule="auto"/>
              <w:ind w:firstLine="720"/>
              <w:rPr>
                <w:lang w:eastAsia="ko-KR"/>
              </w:rPr>
            </w:pPr>
            <m:oMathPara>
              <m:oMath>
                <m:r>
                  <w:rPr>
                    <w:rFonts w:ascii="Cambria Math" w:hAnsi="Cambria Math"/>
                    <w:lang w:eastAsia="ko-KR"/>
                  </w:rPr>
                  <m:t>NFA</m:t>
                </m:r>
                <m:r>
                  <m:rPr>
                    <m:sty m:val="p"/>
                  </m:rPr>
                  <w:rPr>
                    <w:rFonts w:ascii="Cambria Math" w:hAnsi="Cambria Math"/>
                    <w:lang w:eastAsia="ko-KR"/>
                  </w:rPr>
                  <m:t>=100%*</m:t>
                </m:r>
                <m:d>
                  <m:dPr>
                    <m:begChr m:val="{"/>
                    <m:endChr m:val="}"/>
                    <m:ctrlPr>
                      <w:rPr>
                        <w:rFonts w:ascii="Cambria Math" w:hAnsi="Cambria Math"/>
                        <w:lang w:eastAsia="ko-KR"/>
                      </w:rPr>
                    </m:ctrlPr>
                  </m:dPr>
                  <m:e>
                    <m:r>
                      <m:rPr>
                        <m:sty m:val="p"/>
                      </m:rPr>
                      <w:rPr>
                        <w:rFonts w:ascii="Cambria Math" w:hAnsi="Cambria Math"/>
                        <w:lang w:eastAsia="ko-KR"/>
                      </w:rPr>
                      <m:t xml:space="preserve">1- </m:t>
                    </m:r>
                    <m:f>
                      <m:fPr>
                        <m:ctrlPr>
                          <w:rPr>
                            <w:rFonts w:ascii="Cambria Math" w:hAnsi="Cambria Math"/>
                            <w:lang w:eastAsia="ko-KR"/>
                          </w:rPr>
                        </m:ctrlPr>
                      </m:fPr>
                      <m:num>
                        <m:r>
                          <m:rPr>
                            <m:sty m:val="p"/>
                          </m:rPr>
                          <w:rPr>
                            <w:rFonts w:ascii="Cambria Math" w:hAnsi="Cambria Math"/>
                            <w:lang w:eastAsia="ko-KR"/>
                          </w:rPr>
                          <m:t>1</m:t>
                        </m:r>
                      </m:num>
                      <m:den>
                        <m:r>
                          <m:rPr>
                            <m:sty m:val="p"/>
                          </m:rPr>
                          <w:rPr>
                            <w:rFonts w:ascii="Cambria Math" w:hAnsi="Cambria Math"/>
                            <w:lang w:eastAsia="ko-KR"/>
                          </w:rPr>
                          <m:t>2</m:t>
                        </m:r>
                      </m:den>
                    </m:f>
                    <m:r>
                      <m:rPr>
                        <m:sty m:val="p"/>
                      </m:rPr>
                      <w:rPr>
                        <w:rFonts w:ascii="Cambria Math" w:hAnsi="Cambria Math"/>
                        <w:lang w:eastAsia="ko-KR"/>
                      </w:rPr>
                      <m:t xml:space="preserve"> * </m:t>
                    </m:r>
                    <m:d>
                      <m:dPr>
                        <m:ctrlPr>
                          <w:rPr>
                            <w:rFonts w:ascii="Cambria Math" w:hAnsi="Cambria Math"/>
                            <w:lang w:eastAsia="ko-KR"/>
                          </w:rPr>
                        </m:ctrlPr>
                      </m:dPr>
                      <m:e>
                        <m:r>
                          <m:rPr>
                            <m:sty m:val="p"/>
                          </m:rPr>
                          <w:rPr>
                            <w:rFonts w:ascii="Cambria Math" w:hAnsi="Cambria Math"/>
                            <w:lang w:eastAsia="ko-KR"/>
                          </w:rPr>
                          <m:t xml:space="preserve"> </m:t>
                        </m:r>
                        <m:f>
                          <m:fPr>
                            <m:ctrlPr>
                              <w:rPr>
                                <w:rFonts w:ascii="Cambria Math" w:hAnsi="Cambria Math"/>
                                <w:lang w:eastAsia="ko-KR"/>
                              </w:rPr>
                            </m:ctrlPr>
                          </m:fPr>
                          <m:num>
                            <m:r>
                              <m:rPr>
                                <m:sty m:val="p"/>
                              </m:rPr>
                              <w:rPr>
                                <w:rFonts w:ascii="Cambria Math" w:hAnsi="Cambria Math"/>
                                <w:lang w:eastAsia="ko-KR"/>
                              </w:rPr>
                              <m:t>1</m:t>
                            </m:r>
                          </m:num>
                          <m:den>
                            <m:r>
                              <w:rPr>
                                <w:rFonts w:ascii="Cambria Math" w:hAnsi="Cambria Math"/>
                                <w:lang w:eastAsia="ko-KR"/>
                              </w:rPr>
                              <m:t>n</m:t>
                            </m:r>
                          </m:den>
                        </m:f>
                        <m:r>
                          <m:rPr>
                            <m:sty m:val="p"/>
                          </m:rPr>
                          <w:rPr>
                            <w:rFonts w:ascii="Cambria Math" w:hAnsi="Cambria Math"/>
                            <w:lang w:eastAsia="ko-KR"/>
                          </w:rPr>
                          <m:t xml:space="preserve"> </m:t>
                        </m:r>
                        <m:nary>
                          <m:naryPr>
                            <m:chr m:val="∑"/>
                            <m:limLoc m:val="undOvr"/>
                            <m:ctrlPr>
                              <w:rPr>
                                <w:rFonts w:ascii="Cambria Math" w:hAnsi="Cambria Math"/>
                                <w:lang w:eastAsia="ko-KR"/>
                              </w:rPr>
                            </m:ctrlPr>
                          </m:naryPr>
                          <m:sub>
                            <m:r>
                              <w:rPr>
                                <w:rFonts w:ascii="Cambria Math" w:hAnsi="Cambria Math"/>
                                <w:lang w:eastAsia="ko-KR"/>
                              </w:rPr>
                              <m:t>t</m:t>
                            </m:r>
                            <m:r>
                              <m:rPr>
                                <m:sty m:val="p"/>
                              </m:rPr>
                              <w:rPr>
                                <w:rFonts w:ascii="Cambria Math" w:hAnsi="Cambria Math"/>
                                <w:lang w:eastAsia="ko-KR"/>
                              </w:rPr>
                              <m:t>=1</m:t>
                            </m:r>
                          </m:sub>
                          <m:sup>
                            <m:r>
                              <w:rPr>
                                <w:rFonts w:ascii="Cambria Math" w:hAnsi="Cambria Math"/>
                                <w:lang w:eastAsia="ko-KR"/>
                              </w:rPr>
                              <m:t>n</m:t>
                            </m:r>
                          </m:sup>
                          <m:e>
                            <m:f>
                              <m:fPr>
                                <m:ctrlPr>
                                  <w:rPr>
                                    <w:rFonts w:ascii="Cambria Math" w:hAnsi="Cambria Math"/>
                                    <w:lang w:eastAsia="ko-KR"/>
                                  </w:rPr>
                                </m:ctrlPr>
                              </m:fPr>
                              <m:num>
                                <m:d>
                                  <m:dPr>
                                    <m:begChr m:val="|"/>
                                    <m:endChr m:val="|"/>
                                    <m:ctrlPr>
                                      <w:rPr>
                                        <w:rFonts w:ascii="Cambria Math" w:hAnsi="Cambria Math"/>
                                        <w:lang w:eastAsia="ko-KR"/>
                                      </w:rPr>
                                    </m:ctrlPr>
                                  </m:dPr>
                                  <m:e>
                                    <m:sSub>
                                      <m:sSubPr>
                                        <m:ctrlPr>
                                          <w:rPr>
                                            <w:rFonts w:ascii="Cambria Math" w:hAnsi="Cambria Math"/>
                                            <w:lang w:eastAsia="ko-KR"/>
                                          </w:rPr>
                                        </m:ctrlPr>
                                      </m:sSubPr>
                                      <m:e>
                                        <m:r>
                                          <w:rPr>
                                            <w:rFonts w:ascii="Cambria Math" w:hAnsi="Cambria Math"/>
                                            <w:lang w:eastAsia="ko-KR"/>
                                          </w:rPr>
                                          <m:t>F</m:t>
                                        </m:r>
                                      </m:e>
                                      <m:sub>
                                        <m:r>
                                          <w:rPr>
                                            <w:rFonts w:ascii="Cambria Math" w:hAnsi="Cambria Math"/>
                                            <w:lang w:eastAsia="ko-KR"/>
                                          </w:rPr>
                                          <m:t>t</m:t>
                                        </m:r>
                                      </m:sub>
                                    </m:sSub>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A</m:t>
                                        </m:r>
                                      </m:e>
                                      <m:sub>
                                        <m:r>
                                          <w:rPr>
                                            <w:rFonts w:ascii="Cambria Math" w:hAnsi="Cambria Math"/>
                                            <w:lang w:eastAsia="ko-KR"/>
                                          </w:rPr>
                                          <m:t>t</m:t>
                                        </m:r>
                                      </m:sub>
                                    </m:sSub>
                                  </m:e>
                                </m:d>
                              </m:num>
                              <m:den>
                                <m:f>
                                  <m:fPr>
                                    <m:type m:val="lin"/>
                                    <m:ctrlPr>
                                      <w:rPr>
                                        <w:rFonts w:ascii="Cambria Math" w:hAnsi="Cambria Math"/>
                                        <w:lang w:eastAsia="ko-KR"/>
                                      </w:rPr>
                                    </m:ctrlPr>
                                  </m:fPr>
                                  <m:num>
                                    <m:d>
                                      <m:dPr>
                                        <m:ctrlPr>
                                          <w:rPr>
                                            <w:rFonts w:ascii="Cambria Math" w:hAnsi="Cambria Math"/>
                                            <w:lang w:eastAsia="ko-KR"/>
                                          </w:rPr>
                                        </m:ctrlPr>
                                      </m:dPr>
                                      <m:e>
                                        <m:sSub>
                                          <m:sSubPr>
                                            <m:ctrlPr>
                                              <w:rPr>
                                                <w:rFonts w:ascii="Cambria Math" w:hAnsi="Cambria Math"/>
                                                <w:lang w:eastAsia="ko-KR"/>
                                              </w:rPr>
                                            </m:ctrlPr>
                                          </m:sSubPr>
                                          <m:e>
                                            <m:r>
                                              <w:rPr>
                                                <w:rFonts w:ascii="Cambria Math" w:hAnsi="Cambria Math"/>
                                                <w:lang w:eastAsia="ko-KR"/>
                                              </w:rPr>
                                              <m:t>A</m:t>
                                            </m:r>
                                          </m:e>
                                          <m:sub>
                                            <m:r>
                                              <w:rPr>
                                                <w:rFonts w:ascii="Cambria Math" w:hAnsi="Cambria Math"/>
                                                <w:lang w:eastAsia="ko-KR"/>
                                              </w:rPr>
                                              <m:t>t</m:t>
                                            </m:r>
                                          </m:sub>
                                        </m:sSub>
                                        <m:r>
                                          <m:rPr>
                                            <m:sty m:val="p"/>
                                          </m:rPr>
                                          <w:rPr>
                                            <w:rFonts w:ascii="Cambria Math" w:hAnsi="Cambria Math"/>
                                            <w:lang w:eastAsia="ko-KR"/>
                                          </w:rPr>
                                          <m:t xml:space="preserve">+ </m:t>
                                        </m:r>
                                        <m:sSub>
                                          <m:sSubPr>
                                            <m:ctrlPr>
                                              <w:rPr>
                                                <w:rFonts w:ascii="Cambria Math" w:hAnsi="Cambria Math"/>
                                                <w:lang w:eastAsia="ko-KR"/>
                                              </w:rPr>
                                            </m:ctrlPr>
                                          </m:sSubPr>
                                          <m:e>
                                            <m:r>
                                              <w:rPr>
                                                <w:rFonts w:ascii="Cambria Math" w:hAnsi="Cambria Math"/>
                                                <w:lang w:eastAsia="ko-KR"/>
                                              </w:rPr>
                                              <m:t>F</m:t>
                                            </m:r>
                                          </m:e>
                                          <m:sub>
                                            <m:r>
                                              <w:rPr>
                                                <w:rFonts w:ascii="Cambria Math" w:hAnsi="Cambria Math"/>
                                                <w:lang w:eastAsia="ko-KR"/>
                                              </w:rPr>
                                              <m:t>t</m:t>
                                            </m:r>
                                          </m:sub>
                                        </m:sSub>
                                      </m:e>
                                    </m:d>
                                  </m:num>
                                  <m:den>
                                    <m:r>
                                      <m:rPr>
                                        <m:sty m:val="p"/>
                                      </m:rPr>
                                      <w:rPr>
                                        <w:rFonts w:ascii="Cambria Math" w:hAnsi="Cambria Math"/>
                                        <w:lang w:eastAsia="ko-KR"/>
                                      </w:rPr>
                                      <m:t>2</m:t>
                                    </m:r>
                                  </m:den>
                                </m:f>
                              </m:den>
                            </m:f>
                          </m:e>
                        </m:nary>
                      </m:e>
                    </m:d>
                  </m:e>
                </m:d>
                <m:r>
                  <m:rPr>
                    <m:sty m:val="p"/>
                  </m:rPr>
                  <w:rPr>
                    <w:rFonts w:ascii="Cambria Math" w:hAnsi="Cambria Math"/>
                    <w:lang w:eastAsia="ko-KR"/>
                  </w:rPr>
                  <m:t>=100%*</m:t>
                </m:r>
                <m:d>
                  <m:dPr>
                    <m:ctrlPr>
                      <w:rPr>
                        <w:rFonts w:ascii="Cambria Math" w:hAnsi="Cambria Math"/>
                        <w:lang w:eastAsia="ko-KR"/>
                      </w:rPr>
                    </m:ctrlPr>
                  </m:dPr>
                  <m:e>
                    <m:r>
                      <m:rPr>
                        <m:sty m:val="p"/>
                      </m:rPr>
                      <w:rPr>
                        <w:rFonts w:ascii="Cambria Math" w:hAnsi="Cambria Math"/>
                        <w:lang w:eastAsia="ko-KR"/>
                      </w:rPr>
                      <m:t>1-</m:t>
                    </m:r>
                    <m:f>
                      <m:fPr>
                        <m:ctrlPr>
                          <w:rPr>
                            <w:rFonts w:ascii="Cambria Math" w:hAnsi="Cambria Math"/>
                            <w:lang w:eastAsia="ko-KR"/>
                          </w:rPr>
                        </m:ctrlPr>
                      </m:fPr>
                      <m:num>
                        <m:r>
                          <w:rPr>
                            <w:rFonts w:ascii="Cambria Math" w:hAnsi="Cambria Math"/>
                            <w:lang w:eastAsia="ko-KR"/>
                          </w:rPr>
                          <m:t>SMAPE</m:t>
                        </m:r>
                      </m:num>
                      <m:den>
                        <m:r>
                          <m:rPr>
                            <m:sty m:val="p"/>
                          </m:rPr>
                          <w:rPr>
                            <w:rFonts w:ascii="Cambria Math" w:hAnsi="Cambria Math"/>
                            <w:lang w:eastAsia="ko-KR"/>
                          </w:rPr>
                          <m:t>2</m:t>
                        </m:r>
                      </m:den>
                    </m:f>
                  </m:e>
                </m:d>
              </m:oMath>
            </m:oMathPara>
          </w:p>
        </w:tc>
        <w:tc>
          <w:tcPr>
            <w:tcW w:w="445" w:type="dxa"/>
          </w:tcPr>
          <w:p w14:paraId="6FA3F1EC" w14:textId="4592EE2A" w:rsidR="006C22A4" w:rsidRPr="00753F9D" w:rsidRDefault="006C22A4" w:rsidP="00A5417C">
            <w:pPr>
              <w:pStyle w:val="Normal1"/>
              <w:spacing w:after="0" w:line="480" w:lineRule="auto"/>
              <w:ind w:firstLine="720"/>
              <w:rPr>
                <w:lang w:eastAsia="ko-KR"/>
              </w:rPr>
            </w:pPr>
            <w:r w:rsidRPr="00753F9D">
              <w:rPr>
                <w:lang w:eastAsia="ko-KR"/>
              </w:rPr>
              <w:t>(</w:t>
            </w:r>
            <w:r w:rsidR="00CC6E3E">
              <w:rPr>
                <w:lang w:eastAsia="ko-KR"/>
              </w:rPr>
              <w:t>3</w:t>
            </w:r>
            <w:r w:rsidRPr="00753F9D">
              <w:rPr>
                <w:lang w:eastAsia="ko-KR"/>
              </w:rPr>
              <w:t xml:space="preserve">)                               </w:t>
            </w:r>
          </w:p>
        </w:tc>
      </w:tr>
    </w:tbl>
    <w:p w14:paraId="25C072C5" w14:textId="77777777" w:rsidR="006C22A4" w:rsidRDefault="006C22A4" w:rsidP="00BF0B53">
      <w:pPr>
        <w:pStyle w:val="Normal1"/>
        <w:spacing w:after="0" w:line="480" w:lineRule="auto"/>
        <w:ind w:firstLine="720"/>
        <w:jc w:val="left"/>
        <w:rPr>
          <w:lang w:eastAsia="ko-KR"/>
        </w:rPr>
      </w:pPr>
      <w:r>
        <w:rPr>
          <w:lang w:eastAsia="ko-KR"/>
        </w:rPr>
        <w:t>We chose SC as another evaluation method because it can detect the monotonic relationship between two variables. The variables in a monotonic relationship frequently change together, albeit perhaps not always at the same rate. Since we are doing a multi-step forecasting into the future, while it is important to know the accuracy, it is also important to evaluate if the model can accurately forecast the movement of the EUI given limited information. Furthermore, an assessment that considers this kind of relationship can be helpful for benchmarking EUI predictions.</w:t>
      </w:r>
      <w:r w:rsidRPr="008764A6">
        <w:rPr>
          <w:lang w:eastAsia="ko-KR"/>
        </w:rPr>
        <w:t xml:space="preserve"> </w:t>
      </w:r>
    </w:p>
    <w:p w14:paraId="62FFACEE" w14:textId="1B2F7921" w:rsidR="006C22A4" w:rsidRDefault="006C22A4" w:rsidP="00BF0B53">
      <w:pPr>
        <w:pStyle w:val="Normal1"/>
        <w:spacing w:after="0" w:line="480" w:lineRule="auto"/>
        <w:ind w:firstLine="720"/>
        <w:jc w:val="left"/>
        <w:rPr>
          <w:lang w:eastAsia="ko-KR"/>
        </w:rPr>
      </w:pPr>
      <w:r>
        <w:rPr>
          <w:lang w:eastAsia="ko-KR"/>
        </w:rPr>
        <w:lastRenderedPageBreak/>
        <w:t>T</w:t>
      </w:r>
      <w:r w:rsidRPr="00D87155">
        <w:rPr>
          <w:lang w:eastAsia="ko-KR"/>
        </w:rPr>
        <w:t xml:space="preserve">o calculate </w:t>
      </w:r>
      <w:r>
        <w:rPr>
          <w:lang w:eastAsia="ko-KR"/>
        </w:rPr>
        <w:t>SC</w:t>
      </w:r>
      <w:r w:rsidRPr="00D87155">
        <w:rPr>
          <w:lang w:eastAsia="ko-KR"/>
        </w:rPr>
        <w:t>, the ranks of the values for each variable are obtained. The correlation is then computed as the covariance between the ranks divided by the product of the standard deviations of the ranks. The resulting correlation coefficient ranges from -1 to 1, where values close to 1 indicate a strong positive monotonic relationship, values close to -1 indicate a strong negative monotonic relationship, and values close to 0 indicate no monotonic relationship between the variables.</w:t>
      </w:r>
      <w:r>
        <w:rPr>
          <w:lang w:eastAsia="ko-KR"/>
        </w:rPr>
        <w:t xml:space="preserve"> The equation of the metrics is given in Equation (</w:t>
      </w:r>
      <w:r w:rsidR="00CC6E3E">
        <w:rPr>
          <w:lang w:eastAsia="ko-KR"/>
        </w:rPr>
        <w:t>4</w:t>
      </w:r>
      <w:r>
        <w:rPr>
          <w:lang w:eastAsia="ko-KR"/>
        </w:rPr>
        <w:t xml:space="preserve">), where </w:t>
      </w:r>
      <m:oMath>
        <m:sSub>
          <m:sSubPr>
            <m:ctrlPr>
              <w:rPr>
                <w:rFonts w:ascii="Cambria Math" w:hAnsi="Cambria Math"/>
                <w:lang w:eastAsia="ko-KR"/>
              </w:rPr>
            </m:ctrlPr>
          </m:sSubPr>
          <m:e>
            <m:r>
              <w:rPr>
                <w:rFonts w:ascii="Cambria Math" w:hAnsi="Cambria Math"/>
                <w:lang w:eastAsia="ko-KR"/>
              </w:rPr>
              <m:t>d</m:t>
            </m:r>
          </m:e>
          <m:sub>
            <m:r>
              <w:rPr>
                <w:rFonts w:ascii="Cambria Math" w:hAnsi="Cambria Math"/>
                <w:lang w:eastAsia="ko-KR"/>
              </w:rPr>
              <m:t>i</m:t>
            </m:r>
          </m:sub>
        </m:sSub>
      </m:oMath>
      <w:r>
        <w:rPr>
          <w:lang w:eastAsia="ko-KR"/>
        </w:rPr>
        <w:t xml:space="preserve"> is the difference between the two ranks of each observation.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723"/>
        <w:gridCol w:w="1216"/>
      </w:tblGrid>
      <w:tr w:rsidR="006C22A4" w14:paraId="2770E463" w14:textId="77777777" w:rsidTr="00C206C2">
        <w:trPr>
          <w:trHeight w:val="773"/>
        </w:trPr>
        <w:tc>
          <w:tcPr>
            <w:tcW w:w="445" w:type="dxa"/>
          </w:tcPr>
          <w:p w14:paraId="059A1D9A" w14:textId="77777777" w:rsidR="006C22A4" w:rsidRDefault="006C22A4" w:rsidP="00A5417C">
            <w:pPr>
              <w:pStyle w:val="Normal1"/>
              <w:spacing w:after="0" w:line="480" w:lineRule="auto"/>
              <w:ind w:firstLine="720"/>
              <w:rPr>
                <w:lang w:eastAsia="ko-KR"/>
              </w:rPr>
            </w:pPr>
          </w:p>
        </w:tc>
        <w:tc>
          <w:tcPr>
            <w:tcW w:w="8460" w:type="dxa"/>
          </w:tcPr>
          <w:p w14:paraId="046E4915" w14:textId="77777777" w:rsidR="006C22A4" w:rsidRDefault="006C22A4" w:rsidP="00A5417C">
            <w:pPr>
              <w:pStyle w:val="Normal1"/>
              <w:spacing w:after="0" w:line="480" w:lineRule="auto"/>
              <w:ind w:firstLine="720"/>
              <w:rPr>
                <w:lang w:eastAsia="ko-KR"/>
              </w:rPr>
            </w:pPr>
            <m:oMathPara>
              <m:oMath>
                <m:r>
                  <w:rPr>
                    <w:rFonts w:ascii="Cambria Math" w:hAnsi="Cambria Math"/>
                    <w:lang w:eastAsia="ko-KR"/>
                  </w:rPr>
                  <m:t>SC</m:t>
                </m:r>
                <m:r>
                  <m:rPr>
                    <m:sty m:val="p"/>
                  </m:rPr>
                  <w:rPr>
                    <w:rFonts w:ascii="Cambria Math" w:hAnsi="Cambria Math"/>
                    <w:lang w:eastAsia="ko-KR"/>
                  </w:rPr>
                  <m:t xml:space="preserve">= </m:t>
                </m:r>
                <m:f>
                  <m:fPr>
                    <m:ctrlPr>
                      <w:rPr>
                        <w:rFonts w:ascii="Cambria Math" w:hAnsi="Cambria Math"/>
                        <w:lang w:eastAsia="ko-KR"/>
                      </w:rPr>
                    </m:ctrlPr>
                  </m:fPr>
                  <m:num>
                    <m:r>
                      <m:rPr>
                        <m:sty m:val="p"/>
                      </m:rPr>
                      <w:rPr>
                        <w:rFonts w:ascii="Cambria Math" w:hAnsi="Cambria Math"/>
                        <w:lang w:eastAsia="ko-KR"/>
                      </w:rPr>
                      <m:t>6</m:t>
                    </m:r>
                    <m:nary>
                      <m:naryPr>
                        <m:chr m:val="∑"/>
                        <m:limLoc m:val="undOvr"/>
                        <m:subHide m:val="1"/>
                        <m:supHide m:val="1"/>
                        <m:ctrlPr>
                          <w:rPr>
                            <w:rFonts w:ascii="Cambria Math" w:hAnsi="Cambria Math"/>
                            <w:lang w:eastAsia="ko-KR"/>
                          </w:rPr>
                        </m:ctrlPr>
                      </m:naryPr>
                      <m:sub/>
                      <m:sup/>
                      <m:e>
                        <m:sSubSup>
                          <m:sSubSupPr>
                            <m:ctrlPr>
                              <w:rPr>
                                <w:rFonts w:ascii="Cambria Math" w:hAnsi="Cambria Math"/>
                                <w:lang w:eastAsia="ko-KR"/>
                              </w:rPr>
                            </m:ctrlPr>
                          </m:sSubSupPr>
                          <m:e>
                            <m:r>
                              <w:rPr>
                                <w:rFonts w:ascii="Cambria Math" w:hAnsi="Cambria Math"/>
                                <w:lang w:eastAsia="ko-KR"/>
                              </w:rPr>
                              <m:t>d</m:t>
                            </m:r>
                          </m:e>
                          <m:sub>
                            <m:r>
                              <w:rPr>
                                <w:rFonts w:ascii="Cambria Math" w:hAnsi="Cambria Math"/>
                                <w:lang w:eastAsia="ko-KR"/>
                              </w:rPr>
                              <m:t>i</m:t>
                            </m:r>
                          </m:sub>
                          <m:sup>
                            <m:r>
                              <m:rPr>
                                <m:sty m:val="p"/>
                              </m:rPr>
                              <w:rPr>
                                <w:rFonts w:ascii="Cambria Math" w:hAnsi="Cambria Math"/>
                                <w:lang w:eastAsia="ko-KR"/>
                              </w:rPr>
                              <m:t>2</m:t>
                            </m:r>
                          </m:sup>
                        </m:sSubSup>
                      </m:e>
                    </m:nary>
                  </m:num>
                  <m:den>
                    <m:r>
                      <w:rPr>
                        <w:rFonts w:ascii="Cambria Math" w:hAnsi="Cambria Math"/>
                        <w:lang w:eastAsia="ko-KR"/>
                      </w:rPr>
                      <m:t>n</m:t>
                    </m:r>
                    <m:r>
                      <m:rPr>
                        <m:sty m:val="p"/>
                      </m:rPr>
                      <w:rPr>
                        <w:rFonts w:ascii="Cambria Math" w:hAnsi="Cambria Math"/>
                        <w:lang w:eastAsia="ko-KR"/>
                      </w:rPr>
                      <m:t>(</m:t>
                    </m:r>
                    <m:sSup>
                      <m:sSupPr>
                        <m:ctrlPr>
                          <w:rPr>
                            <w:rFonts w:ascii="Cambria Math" w:hAnsi="Cambria Math"/>
                            <w:lang w:eastAsia="ko-KR"/>
                          </w:rPr>
                        </m:ctrlPr>
                      </m:sSupPr>
                      <m:e>
                        <m:r>
                          <w:rPr>
                            <w:rFonts w:ascii="Cambria Math" w:hAnsi="Cambria Math"/>
                            <w:lang w:eastAsia="ko-KR"/>
                          </w:rPr>
                          <m:t>n</m:t>
                        </m:r>
                      </m:e>
                      <m:sup>
                        <m:r>
                          <m:rPr>
                            <m:sty m:val="p"/>
                          </m:rPr>
                          <w:rPr>
                            <w:rFonts w:ascii="Cambria Math" w:hAnsi="Cambria Math"/>
                            <w:lang w:eastAsia="ko-KR"/>
                          </w:rPr>
                          <m:t>2</m:t>
                        </m:r>
                      </m:sup>
                    </m:sSup>
                    <m:r>
                      <m:rPr>
                        <m:sty m:val="p"/>
                      </m:rPr>
                      <w:rPr>
                        <w:rFonts w:ascii="Cambria Math" w:hAnsi="Cambria Math"/>
                        <w:lang w:eastAsia="ko-KR"/>
                      </w:rPr>
                      <m:t>-1)</m:t>
                    </m:r>
                  </m:den>
                </m:f>
              </m:oMath>
            </m:oMathPara>
          </w:p>
        </w:tc>
        <w:tc>
          <w:tcPr>
            <w:tcW w:w="445" w:type="dxa"/>
          </w:tcPr>
          <w:p w14:paraId="15F65D95" w14:textId="4B05B323" w:rsidR="006C22A4" w:rsidRPr="00753F9D" w:rsidRDefault="006C22A4" w:rsidP="00A5417C">
            <w:pPr>
              <w:pStyle w:val="Normal1"/>
              <w:spacing w:after="0" w:line="480" w:lineRule="auto"/>
              <w:ind w:firstLine="720"/>
              <w:rPr>
                <w:lang w:eastAsia="ko-KR"/>
              </w:rPr>
            </w:pPr>
            <w:r w:rsidRPr="00753F9D">
              <w:rPr>
                <w:lang w:eastAsia="ko-KR"/>
              </w:rPr>
              <w:t>(</w:t>
            </w:r>
            <w:r w:rsidR="00CC6E3E">
              <w:rPr>
                <w:lang w:eastAsia="ko-KR"/>
              </w:rPr>
              <w:t>4</w:t>
            </w:r>
            <w:r w:rsidRPr="00753F9D">
              <w:rPr>
                <w:lang w:eastAsia="ko-KR"/>
              </w:rPr>
              <w:t xml:space="preserve">)                               </w:t>
            </w:r>
          </w:p>
        </w:tc>
      </w:tr>
    </w:tbl>
    <w:p w14:paraId="337032ED" w14:textId="65D4B3BD" w:rsidR="004E2505" w:rsidRDefault="004E2505" w:rsidP="00BF0B53">
      <w:pPr>
        <w:pStyle w:val="Normal1"/>
        <w:spacing w:after="0" w:line="480" w:lineRule="auto"/>
        <w:jc w:val="left"/>
        <w:rPr>
          <w:color w:val="auto"/>
        </w:rPr>
      </w:pPr>
      <w:r>
        <w:rPr>
          <w:color w:val="auto"/>
        </w:rPr>
        <w:tab/>
      </w:r>
      <w:r w:rsidRPr="004E2505">
        <w:rPr>
          <w:color w:val="auto"/>
        </w:rPr>
        <w:t xml:space="preserve">While NFA and SC are both used to evaluate model performance, they assess different aspects of the proposed model. NFA focuses on quantifying the overall accuracy of predicted values, providing a measure of how closely the forecasts align with the actual values. On the other hand, SC goes beyond accuracy and examines the model's ability to capture the underlying trends in the </w:t>
      </w:r>
      <w:r>
        <w:rPr>
          <w:color w:val="auto"/>
        </w:rPr>
        <w:t>TS</w:t>
      </w:r>
      <w:r w:rsidRPr="004E2505">
        <w:rPr>
          <w:color w:val="auto"/>
        </w:rPr>
        <w:t xml:space="preserve">. A high SC indicates that the model can effectively simulate the directional movements of the </w:t>
      </w:r>
      <w:r>
        <w:rPr>
          <w:color w:val="auto"/>
        </w:rPr>
        <w:t>TS</w:t>
      </w:r>
      <w:r w:rsidRPr="004E2505">
        <w:rPr>
          <w:color w:val="auto"/>
        </w:rPr>
        <w:t xml:space="preserve">, regardless of the specific magnitude of the forecasts. It highlights the model's capacity to identify whether the </w:t>
      </w:r>
      <w:r>
        <w:rPr>
          <w:color w:val="auto"/>
        </w:rPr>
        <w:t xml:space="preserve">TS </w:t>
      </w:r>
      <w:r w:rsidRPr="004E2505">
        <w:rPr>
          <w:color w:val="auto"/>
        </w:rPr>
        <w:t xml:space="preserve">will experience upward or downward trends within a given period. It is important to note that a high NFA does not guarantee a high SC, as accuracy and trend capturing are distinct aspects. To illustrate this, consider a scenario where the actual values are </w:t>
      </w:r>
      <m:oMath>
        <m:r>
          <w:rPr>
            <w:rFonts w:ascii="Cambria Math" w:hAnsi="Cambria Math"/>
            <w:color w:val="auto"/>
          </w:rPr>
          <m:t>actual=[10, 11, 12, 13, 14]</m:t>
        </m:r>
      </m:oMath>
      <w:r w:rsidRPr="004E2505">
        <w:rPr>
          <w:color w:val="auto"/>
        </w:rPr>
        <w:t xml:space="preserve">, and we have two sets of predicted values: </w:t>
      </w:r>
      <m:oMath>
        <m:sSub>
          <m:sSubPr>
            <m:ctrlPr>
              <w:rPr>
                <w:rFonts w:ascii="Cambria Math" w:hAnsi="Cambria Math"/>
                <w:i/>
                <w:color w:val="auto"/>
              </w:rPr>
            </m:ctrlPr>
          </m:sSubPr>
          <m:e>
            <m:r>
              <w:rPr>
                <w:rFonts w:ascii="Cambria Math" w:hAnsi="Cambria Math"/>
                <w:color w:val="auto"/>
              </w:rPr>
              <m:t>forecast</m:t>
            </m:r>
          </m:e>
          <m:sub>
            <m:r>
              <w:rPr>
                <w:rFonts w:ascii="Cambria Math" w:hAnsi="Cambria Math"/>
                <w:color w:val="auto"/>
              </w:rPr>
              <m:t>1</m:t>
            </m:r>
          </m:sub>
        </m:sSub>
        <m:r>
          <w:rPr>
            <w:rFonts w:ascii="Cambria Math" w:hAnsi="Cambria Math"/>
            <w:color w:val="auto"/>
          </w:rPr>
          <m:t>=</m:t>
        </m:r>
        <m:d>
          <m:dPr>
            <m:begChr m:val="["/>
            <m:endChr m:val="]"/>
            <m:ctrlPr>
              <w:rPr>
                <w:rFonts w:ascii="Cambria Math" w:hAnsi="Cambria Math"/>
                <w:i/>
                <w:color w:val="auto"/>
              </w:rPr>
            </m:ctrlPr>
          </m:dPr>
          <m:e>
            <m:r>
              <w:rPr>
                <w:rFonts w:ascii="Cambria Math" w:hAnsi="Cambria Math"/>
                <w:color w:val="auto"/>
              </w:rPr>
              <m:t>1, 2, 3, 4, 5</m:t>
            </m:r>
          </m:e>
        </m:d>
      </m:oMath>
      <w:r>
        <w:rPr>
          <w:color w:val="auto"/>
        </w:rPr>
        <w:t xml:space="preserve"> </w:t>
      </w:r>
      <w:r w:rsidRPr="004E2505">
        <w:rPr>
          <w:color w:val="auto"/>
        </w:rPr>
        <w:t>and</w:t>
      </w:r>
      <w:r>
        <w:rPr>
          <w:rFonts w:ascii="Cambria Math" w:eastAsia="Cambria Math" w:hAnsi="Cambria Math" w:cs="Cambria Math" w:hint="eastAsia"/>
          <w:color w:val="auto"/>
        </w:rPr>
        <w:t xml:space="preserve"> </w:t>
      </w:r>
      <m:oMath>
        <m:sSub>
          <m:sSubPr>
            <m:ctrlPr>
              <w:rPr>
                <w:rFonts w:ascii="Cambria Math" w:hAnsi="Cambria Math"/>
                <w:i/>
                <w:color w:val="auto"/>
              </w:rPr>
            </m:ctrlPr>
          </m:sSubPr>
          <m:e>
            <m:r>
              <w:rPr>
                <w:rFonts w:ascii="Cambria Math" w:hAnsi="Cambria Math"/>
                <w:color w:val="auto"/>
              </w:rPr>
              <m:t>forecast</m:t>
            </m:r>
          </m:e>
          <m:sub>
            <m:r>
              <w:rPr>
                <w:rFonts w:ascii="Cambria Math" w:hAnsi="Cambria Math"/>
                <w:color w:val="auto"/>
              </w:rPr>
              <m:t>2</m:t>
            </m:r>
          </m:sub>
        </m:sSub>
        <m:r>
          <w:rPr>
            <w:rFonts w:ascii="Cambria Math" w:hAnsi="Cambria Math"/>
            <w:color w:val="auto"/>
          </w:rPr>
          <m:t>=</m:t>
        </m:r>
        <m:d>
          <m:dPr>
            <m:begChr m:val="["/>
            <m:endChr m:val="]"/>
            <m:ctrlPr>
              <w:rPr>
                <w:rFonts w:ascii="Cambria Math" w:hAnsi="Cambria Math"/>
                <w:i/>
                <w:color w:val="auto"/>
              </w:rPr>
            </m:ctrlPr>
          </m:dPr>
          <m:e>
            <m:r>
              <w:rPr>
                <w:rFonts w:ascii="Cambria Math" w:hAnsi="Cambria Math"/>
                <w:color w:val="auto"/>
              </w:rPr>
              <m:t>11, 10, 9, 13, 12</m:t>
            </m:r>
          </m:e>
        </m:d>
      </m:oMath>
      <w:r w:rsidRPr="004E2505">
        <w:rPr>
          <w:color w:val="auto"/>
        </w:rPr>
        <w:t xml:space="preserve">. The NFA for </w:t>
      </w:r>
      <m:oMath>
        <m:sSub>
          <m:sSubPr>
            <m:ctrlPr>
              <w:rPr>
                <w:rFonts w:ascii="Cambria Math" w:hAnsi="Cambria Math"/>
                <w:i/>
                <w:color w:val="auto"/>
              </w:rPr>
            </m:ctrlPr>
          </m:sSubPr>
          <m:e>
            <m:r>
              <w:rPr>
                <w:rFonts w:ascii="Cambria Math" w:hAnsi="Cambria Math"/>
                <w:color w:val="auto"/>
              </w:rPr>
              <m:t>forecast</m:t>
            </m:r>
          </m:e>
          <m:sub>
            <m:r>
              <w:rPr>
                <w:rFonts w:ascii="Cambria Math" w:hAnsi="Cambria Math"/>
                <w:color w:val="auto"/>
              </w:rPr>
              <m:t>1</m:t>
            </m:r>
          </m:sub>
        </m:sSub>
      </m:oMath>
      <w:r w:rsidRPr="004E2505">
        <w:rPr>
          <w:color w:val="auto"/>
        </w:rPr>
        <w:t xml:space="preserve"> is 37.73%, while its SC is 1. In contrast, the NFA for </w:t>
      </w:r>
      <m:oMath>
        <m:sSub>
          <m:sSubPr>
            <m:ctrlPr>
              <w:rPr>
                <w:rFonts w:ascii="Cambria Math" w:hAnsi="Cambria Math"/>
                <w:i/>
                <w:color w:val="auto"/>
              </w:rPr>
            </m:ctrlPr>
          </m:sSubPr>
          <m:e>
            <m:r>
              <w:rPr>
                <w:rFonts w:ascii="Cambria Math" w:hAnsi="Cambria Math"/>
                <w:color w:val="auto"/>
              </w:rPr>
              <m:t>forecast</m:t>
            </m:r>
          </m:e>
          <m:sub>
            <m:r>
              <w:rPr>
                <w:rFonts w:ascii="Cambria Math" w:hAnsi="Cambria Math"/>
                <w:color w:val="auto"/>
              </w:rPr>
              <m:t>2</m:t>
            </m:r>
          </m:sub>
        </m:sSub>
      </m:oMath>
      <w:r w:rsidRPr="004E2505">
        <w:rPr>
          <w:color w:val="auto"/>
        </w:rPr>
        <w:t xml:space="preserve"> is 93.70%, with an SC of 0.5. These examples illustrate how NFA and SC capture different aspects of model performance, highlighting the need to consider both metrics for a comprehensive evaluation.</w:t>
      </w:r>
    </w:p>
    <w:p w14:paraId="5C28A126" w14:textId="4AE69F28" w:rsidR="00753F9D" w:rsidRPr="00753F9D" w:rsidRDefault="00753F9D" w:rsidP="00A5417C">
      <w:pPr>
        <w:pStyle w:val="Heading1"/>
        <w:numPr>
          <w:ilvl w:val="0"/>
          <w:numId w:val="1"/>
        </w:numPr>
        <w:spacing w:before="0" w:after="0" w:line="480" w:lineRule="auto"/>
        <w:rPr>
          <w:sz w:val="24"/>
          <w:szCs w:val="24"/>
        </w:rPr>
      </w:pPr>
      <w:r w:rsidRPr="00753F9D">
        <w:rPr>
          <w:sz w:val="24"/>
          <w:szCs w:val="24"/>
        </w:rPr>
        <w:lastRenderedPageBreak/>
        <w:t>ANALYSIS</w:t>
      </w:r>
    </w:p>
    <w:p w14:paraId="1DBB0AE5" w14:textId="18203F29" w:rsidR="00753F9D" w:rsidRDefault="00753F9D" w:rsidP="00BF0B53">
      <w:pPr>
        <w:pStyle w:val="Normal1"/>
        <w:spacing w:after="0" w:line="480" w:lineRule="auto"/>
        <w:ind w:firstLine="720"/>
        <w:jc w:val="left"/>
        <w:rPr>
          <w:lang w:eastAsia="ko-KR"/>
        </w:rPr>
      </w:pPr>
      <w:r>
        <w:rPr>
          <w:lang w:eastAsia="ko-KR"/>
        </w:rPr>
        <w:t xml:space="preserve">Following the raw data generation, data processing, and feature engineering, described in the data section, we applied our method framework to develop an explainable model over the Reddit dataset for economic uncertainty forecasting. The analysis consists of four steps: initial analysis for optimal number of features, features </w:t>
      </w:r>
      <w:r w:rsidR="0016225E">
        <w:rPr>
          <w:lang w:eastAsia="ko-KR"/>
        </w:rPr>
        <w:t>selection</w:t>
      </w:r>
      <w:r>
        <w:rPr>
          <w:lang w:eastAsia="ko-KR"/>
        </w:rPr>
        <w:t xml:space="preserve"> and ranking, forecasting analysis, and post forecasting analysis. All the experiments are conducted in Google </w:t>
      </w:r>
      <w:proofErr w:type="spellStart"/>
      <w:r>
        <w:rPr>
          <w:lang w:eastAsia="ko-KR"/>
        </w:rPr>
        <w:t>Colab</w:t>
      </w:r>
      <w:proofErr w:type="spellEnd"/>
      <w:r>
        <w:rPr>
          <w:lang w:eastAsia="ko-KR"/>
        </w:rPr>
        <w:t xml:space="preserve"> with an NVIDIA A100 Tensor Core GPU.</w:t>
      </w:r>
    </w:p>
    <w:p w14:paraId="2B9DAFBC" w14:textId="0935E474" w:rsidR="00753F9D" w:rsidRPr="00753F9D" w:rsidRDefault="00753F9D" w:rsidP="00A5417C">
      <w:pPr>
        <w:pStyle w:val="Normal1"/>
        <w:spacing w:after="0" w:line="480" w:lineRule="auto"/>
        <w:rPr>
          <w:b/>
          <w:bCs/>
          <w:lang w:eastAsia="ko-KR"/>
        </w:rPr>
      </w:pPr>
      <w:r>
        <w:rPr>
          <w:b/>
          <w:bCs/>
          <w:lang w:eastAsia="ko-KR"/>
        </w:rPr>
        <w:t xml:space="preserve">5.1 </w:t>
      </w:r>
      <w:r w:rsidRPr="00753F9D">
        <w:rPr>
          <w:b/>
          <w:bCs/>
          <w:lang w:eastAsia="ko-KR"/>
        </w:rPr>
        <w:t xml:space="preserve">Experimental Setup </w:t>
      </w:r>
    </w:p>
    <w:p w14:paraId="5B6B9025" w14:textId="77777777" w:rsidR="00753F9D" w:rsidRDefault="00753F9D" w:rsidP="00BF0B53">
      <w:pPr>
        <w:pStyle w:val="Normal1"/>
        <w:spacing w:after="0" w:line="480" w:lineRule="auto"/>
        <w:ind w:firstLine="720"/>
        <w:jc w:val="left"/>
        <w:rPr>
          <w:lang w:eastAsia="ko-KR"/>
        </w:rPr>
      </w:pPr>
      <w:r>
        <w:rPr>
          <w:lang w:eastAsia="ko-KR"/>
        </w:rPr>
        <w:t xml:space="preserve">To analyze the daily frequency of each topic, we obtained the topic group for each corresponding date and aggregated them. However, due to computational constraints, we were unable to determine the optimal number of topics solely based on perplexity, as calculating probabilities using </w:t>
      </w:r>
      <w:proofErr w:type="spellStart"/>
      <w:r>
        <w:rPr>
          <w:lang w:eastAsia="ko-KR"/>
        </w:rPr>
        <w:t>BERTopic</w:t>
      </w:r>
      <w:proofErr w:type="spellEnd"/>
      <w:r>
        <w:rPr>
          <w:lang w:eastAsia="ko-KR"/>
        </w:rPr>
        <w:t xml:space="preserve"> is computationally intensive. Therefore, we compared the performance of the model with a set of fixed numbers of topics, including 10, 30, 50, 100, and 200. In addition, we also obtained a set of 2504 topics by allowing the model to automatically generate the optimal number of topics based on the distance strength set in the clustering algorithm. This resulted in a total of six sets of data.</w:t>
      </w:r>
    </w:p>
    <w:p w14:paraId="4885B4E8" w14:textId="77777777" w:rsidR="00753F9D" w:rsidRDefault="00753F9D" w:rsidP="00BF0B53">
      <w:pPr>
        <w:pStyle w:val="Normal1"/>
        <w:spacing w:after="0" w:line="480" w:lineRule="auto"/>
        <w:ind w:firstLine="720"/>
        <w:jc w:val="left"/>
        <w:rPr>
          <w:lang w:eastAsia="ko-KR"/>
        </w:rPr>
      </w:pPr>
      <w:r w:rsidRPr="006A5462">
        <w:rPr>
          <w:lang w:eastAsia="ko-KR"/>
        </w:rPr>
        <w:t>Our experimental configuration</w:t>
      </w:r>
      <w:r>
        <w:rPr>
          <w:lang w:eastAsia="ko-KR"/>
        </w:rPr>
        <w:t xml:space="preserve"> for initial analysis</w:t>
      </w:r>
      <w:r w:rsidRPr="006A5462">
        <w:rPr>
          <w:lang w:eastAsia="ko-KR"/>
        </w:rPr>
        <w:t xml:space="preserve"> comprises six datasets, each labeled with three future periods of EUI</w:t>
      </w:r>
      <w:r>
        <w:rPr>
          <w:lang w:eastAsia="ko-KR"/>
        </w:rPr>
        <w:t xml:space="preserve">, </w:t>
      </w:r>
      <w:r w:rsidRPr="006A5462">
        <w:rPr>
          <w:lang w:eastAsia="ko-KR"/>
        </w:rPr>
        <w:t>yielding a total of 18 pairs for comparison between the number of topics and future periods. The dataset itself encompasses a significant number of features, potentially exceeding 2500+</w:t>
      </w:r>
      <w:r>
        <w:rPr>
          <w:lang w:eastAsia="ko-KR"/>
        </w:rPr>
        <w:t xml:space="preserve">. Using the Lasso method, we retained only contributing predictors in the input feature set. Thereafter, we conducted a permutation analysis with a Random Forest Regressor (Leo </w:t>
      </w:r>
      <w:proofErr w:type="spellStart"/>
      <w:r>
        <w:rPr>
          <w:lang w:eastAsia="ko-KR"/>
        </w:rPr>
        <w:t>Breiman</w:t>
      </w:r>
      <w:proofErr w:type="spellEnd"/>
      <w:r>
        <w:rPr>
          <w:lang w:eastAsia="ko-KR"/>
        </w:rPr>
        <w:t xml:space="preserve"> 2001; Pedregosa et al. 2011) with default parameters in Python’s </w:t>
      </w:r>
      <w:r w:rsidRPr="00753F9D">
        <w:rPr>
          <w:lang w:eastAsia="ko-KR"/>
        </w:rPr>
        <w:t>scikit-learn</w:t>
      </w:r>
      <w:r>
        <w:rPr>
          <w:lang w:eastAsia="ko-KR"/>
        </w:rPr>
        <w:t xml:space="preserve"> package for 10-fold cross validation in 100 iterations. </w:t>
      </w:r>
    </w:p>
    <w:p w14:paraId="73BF7958" w14:textId="7C00EE3F" w:rsidR="00333DA5" w:rsidRPr="000A110D" w:rsidRDefault="00333DA5" w:rsidP="00BF0B53">
      <w:pPr>
        <w:pStyle w:val="Normal1"/>
        <w:spacing w:after="0" w:line="480" w:lineRule="auto"/>
        <w:ind w:firstLine="720"/>
        <w:jc w:val="left"/>
        <w:rPr>
          <w:lang w:eastAsia="ko-KR"/>
        </w:rPr>
      </w:pPr>
      <w:r w:rsidRPr="00753F9D">
        <w:rPr>
          <w:lang w:eastAsia="ko-KR"/>
        </w:rPr>
        <w:lastRenderedPageBreak/>
        <w:t xml:space="preserve">We benchmark a strong baseline for EUI prediction with a traditional statistical TS model – Prophet. After that, we use a multimodal modeling strategy to assess the predictive power of top-10 features generated using our framework. Then we compare the baselines against a Long </w:t>
      </w:r>
      <w:proofErr w:type="gramStart"/>
      <w:r w:rsidRPr="00753F9D">
        <w:rPr>
          <w:lang w:eastAsia="ko-KR"/>
        </w:rPr>
        <w:t>Short Term</w:t>
      </w:r>
      <w:proofErr w:type="gramEnd"/>
      <w:r w:rsidRPr="00753F9D">
        <w:rPr>
          <w:lang w:eastAsia="ko-KR"/>
        </w:rPr>
        <w:t xml:space="preserve"> Memory (LSTM) based model to explore how well the deep learning approach can generalize the information embedded in the conversations on Personal Finance. </w:t>
      </w:r>
    </w:p>
    <w:p w14:paraId="139F0840" w14:textId="0C38EEE9" w:rsidR="00333DA5" w:rsidRDefault="00333DA5" w:rsidP="00BF0B53">
      <w:pPr>
        <w:pStyle w:val="Normal1"/>
        <w:spacing w:after="0" w:line="480" w:lineRule="auto"/>
        <w:ind w:firstLine="720"/>
        <w:jc w:val="left"/>
        <w:rPr>
          <w:lang w:eastAsia="ko-KR"/>
        </w:rPr>
      </w:pPr>
      <w:r>
        <w:rPr>
          <w:lang w:eastAsia="ko-KR"/>
        </w:rPr>
        <w:t xml:space="preserve">Prophet </w:t>
      </w:r>
      <w:sdt>
        <w:sdtPr>
          <w:rPr>
            <w:lang w:eastAsia="ko-KR"/>
          </w:rPr>
          <w:tag w:val="MENDELEY_CITATION_v3_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"/>
          <w:id w:val="584730885"/>
          <w:placeholder>
            <w:docPart w:val="64719DEF26B2482DB77AB3D4A28926CA"/>
          </w:placeholder>
        </w:sdtPr>
        <w:sdtEndPr/>
        <w:sdtContent>
          <w:r w:rsidR="00780EC0" w:rsidRPr="00780EC0">
            <w:rPr>
              <w:lang w:eastAsia="ko-KR"/>
            </w:rPr>
            <w:t>[36]</w:t>
          </w:r>
        </w:sdtContent>
      </w:sdt>
      <w:r>
        <w:rPr>
          <w:lang w:eastAsia="ko-KR"/>
        </w:rPr>
        <w:t xml:space="preserve"> is an additive forecasting method designed for modeling TS with non-linear trends, seasonality, and holiday information. We decided to use Prophet as a baseline as it is one of the state-of-the-art methods used for time-series forecasting </w:t>
      </w:r>
      <w:sdt>
        <w:sdtPr>
          <w:rPr>
            <w:lang w:eastAsia="ko-KR"/>
          </w:rPr>
          <w:tag w:val="MENDELEY_CITATION_v3_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"/>
          <w:id w:val="762109321"/>
          <w:placeholder>
            <w:docPart w:val="64719DEF26B2482DB77AB3D4A28926CA"/>
          </w:placeholder>
        </w:sdtPr>
        <w:sdtEndPr/>
        <w:sdtContent>
          <w:r w:rsidR="00780EC0" w:rsidRPr="00780EC0">
            <w:rPr>
              <w:lang w:eastAsia="ko-KR"/>
            </w:rPr>
            <w:t>[10]</w:t>
          </w:r>
        </w:sdtContent>
      </w:sdt>
      <w:r>
        <w:rPr>
          <w:lang w:eastAsia="ko-KR"/>
        </w:rPr>
        <w:t>. The Prophet model can be represented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33DA5" w14:paraId="0D7DEF65" w14:textId="77777777" w:rsidTr="00C206C2">
        <w:tc>
          <w:tcPr>
            <w:tcW w:w="3116" w:type="dxa"/>
          </w:tcPr>
          <w:p w14:paraId="570C4CA6" w14:textId="77777777" w:rsidR="00333DA5" w:rsidRDefault="00333DA5" w:rsidP="00C206C2">
            <w:pPr>
              <w:pStyle w:val="Normal1"/>
              <w:spacing w:after="0" w:line="480" w:lineRule="auto"/>
              <w:ind w:firstLine="720"/>
              <w:rPr>
                <w:lang w:eastAsia="ko-KR"/>
              </w:rPr>
            </w:pPr>
          </w:p>
        </w:tc>
        <w:tc>
          <w:tcPr>
            <w:tcW w:w="3117" w:type="dxa"/>
          </w:tcPr>
          <w:p w14:paraId="0DE56E80" w14:textId="77777777" w:rsidR="00333DA5" w:rsidRDefault="00842C58" w:rsidP="00C206C2">
            <w:pPr>
              <w:pStyle w:val="Normal1"/>
              <w:spacing w:after="0" w:line="480" w:lineRule="auto"/>
              <w:ind w:firstLine="720"/>
              <w:rPr>
                <w:lang w:eastAsia="ko-KR"/>
              </w:rPr>
            </w:pPr>
            <m:oMathPara>
              <m:oMath>
                <m:sSub>
                  <m:sSubPr>
                    <m:ctrlPr>
                      <w:rPr>
                        <w:rFonts w:ascii="Cambria Math" w:hAnsi="Cambria Math"/>
                        <w:lang w:eastAsia="ko-KR"/>
                      </w:rPr>
                    </m:ctrlPr>
                  </m:sSubPr>
                  <m:e>
                    <m:r>
                      <w:rPr>
                        <w:rFonts w:ascii="Cambria Math" w:hAnsi="Cambria Math"/>
                        <w:lang w:eastAsia="ko-KR"/>
                      </w:rPr>
                      <m:t>y</m:t>
                    </m:r>
                  </m:e>
                  <m:sub>
                    <m:r>
                      <w:rPr>
                        <w:rFonts w:ascii="Cambria Math" w:hAnsi="Cambria Math"/>
                        <w:lang w:eastAsia="ko-KR"/>
                      </w:rPr>
                      <m:t>t</m:t>
                    </m:r>
                  </m:sub>
                </m:sSub>
                <m:r>
                  <m:rPr>
                    <m:sty m:val="p"/>
                  </m:rPr>
                  <w:rPr>
                    <w:rFonts w:ascii="Cambria Math" w:hAnsi="Cambria Math"/>
                    <w:lang w:eastAsia="ko-KR"/>
                  </w:rPr>
                  <m:t>=</m:t>
                </m:r>
                <m:r>
                  <w:rPr>
                    <w:rFonts w:ascii="Cambria Math" w:hAnsi="Cambria Math"/>
                    <w:lang w:eastAsia="ko-KR"/>
                  </w:rPr>
                  <m:t>g</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m:t>
                </m:r>
                <m:r>
                  <w:rPr>
                    <w:rFonts w:ascii="Cambria Math" w:hAnsi="Cambria Math"/>
                    <w:lang w:eastAsia="ko-KR"/>
                  </w:rPr>
                  <m:t>s</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m:t>
                </m:r>
                <m:r>
                  <w:rPr>
                    <w:rFonts w:ascii="Cambria Math" w:hAnsi="Cambria Math"/>
                    <w:lang w:eastAsia="ko-KR"/>
                  </w:rPr>
                  <m:t>h</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ϵ</m:t>
                    </m:r>
                  </m:e>
                  <m:sub>
                    <m:r>
                      <w:rPr>
                        <w:rFonts w:ascii="Cambria Math" w:hAnsi="Cambria Math"/>
                        <w:lang w:eastAsia="ko-KR"/>
                      </w:rPr>
                      <m:t>t</m:t>
                    </m:r>
                  </m:sub>
                </m:sSub>
              </m:oMath>
            </m:oMathPara>
          </w:p>
        </w:tc>
        <w:tc>
          <w:tcPr>
            <w:tcW w:w="3117" w:type="dxa"/>
          </w:tcPr>
          <w:p w14:paraId="35CCD115" w14:textId="11D49A43" w:rsidR="00333DA5" w:rsidRDefault="00333DA5" w:rsidP="00C206C2">
            <w:pPr>
              <w:pStyle w:val="Normal1"/>
              <w:spacing w:after="0" w:line="480" w:lineRule="auto"/>
              <w:ind w:firstLine="720"/>
              <w:rPr>
                <w:lang w:eastAsia="ko-KR"/>
              </w:rPr>
            </w:pPr>
            <w:r>
              <w:rPr>
                <w:lang w:eastAsia="ko-KR"/>
              </w:rPr>
              <w:t xml:space="preserve">                               </w:t>
            </w:r>
            <w:r w:rsidRPr="00753F9D">
              <w:rPr>
                <w:lang w:eastAsia="ko-KR"/>
              </w:rPr>
              <w:t>(</w:t>
            </w:r>
            <w:r>
              <w:rPr>
                <w:lang w:eastAsia="ko-KR"/>
              </w:rPr>
              <w:t>4</w:t>
            </w:r>
            <w:r w:rsidRPr="00753F9D">
              <w:rPr>
                <w:lang w:eastAsia="ko-KR"/>
              </w:rPr>
              <w:t>)</w:t>
            </w:r>
          </w:p>
        </w:tc>
      </w:tr>
    </w:tbl>
    <w:p w14:paraId="3355A439" w14:textId="136FF3F7" w:rsidR="00333DA5" w:rsidRDefault="00333DA5" w:rsidP="00BF0B53">
      <w:pPr>
        <w:pStyle w:val="Normal1"/>
        <w:spacing w:after="0" w:line="480" w:lineRule="auto"/>
        <w:ind w:firstLine="720"/>
        <w:jc w:val="left"/>
        <w:rPr>
          <w:lang w:eastAsia="ko-KR"/>
        </w:rPr>
      </w:pPr>
      <w:r>
        <w:rPr>
          <w:lang w:eastAsia="ko-KR"/>
        </w:rPr>
        <w:t xml:space="preserve">In Equation (4), </w:t>
      </w:r>
      <m:oMath>
        <m:sSub>
          <m:sSubPr>
            <m:ctrlPr>
              <w:rPr>
                <w:rFonts w:ascii="Cambria Math" w:hAnsi="Cambria Math"/>
                <w:lang w:eastAsia="ko-KR"/>
              </w:rPr>
            </m:ctrlPr>
          </m:sSubPr>
          <m:e>
            <m:r>
              <w:rPr>
                <w:rFonts w:ascii="Cambria Math" w:hAnsi="Cambria Math"/>
                <w:lang w:eastAsia="ko-KR"/>
              </w:rPr>
              <m:t>y</m:t>
            </m:r>
          </m:e>
          <m:sub>
            <m:r>
              <w:rPr>
                <w:rFonts w:ascii="Cambria Math" w:hAnsi="Cambria Math"/>
                <w:lang w:eastAsia="ko-KR"/>
              </w:rPr>
              <m:t>t</m:t>
            </m:r>
          </m:sub>
        </m:sSub>
      </m:oMath>
      <w:r>
        <w:rPr>
          <w:lang w:eastAsia="ko-KR"/>
        </w:rPr>
        <w:t xml:space="preserve"> is the value of the TS at time </w:t>
      </w:r>
      <m:oMath>
        <m:r>
          <w:rPr>
            <w:rFonts w:ascii="Cambria Math" w:hAnsi="Cambria Math"/>
            <w:lang w:eastAsia="ko-KR"/>
          </w:rPr>
          <m:t>t</m:t>
        </m:r>
      </m:oMath>
      <w:r>
        <w:rPr>
          <w:lang w:eastAsia="ko-KR"/>
        </w:rPr>
        <w:t xml:space="preserve">, </w:t>
      </w:r>
      <m:oMath>
        <m:r>
          <w:rPr>
            <w:rFonts w:ascii="Cambria Math" w:hAnsi="Cambria Math"/>
            <w:lang w:eastAsia="ko-KR"/>
          </w:rPr>
          <m:t>g</m:t>
        </m:r>
        <m:r>
          <m:rPr>
            <m:sty m:val="p"/>
          </m:rPr>
          <w:rPr>
            <w:rFonts w:ascii="Cambria Math" w:hAnsi="Cambria Math"/>
            <w:lang w:eastAsia="ko-KR"/>
          </w:rPr>
          <m:t>(</m:t>
        </m:r>
        <m:r>
          <w:rPr>
            <w:rFonts w:ascii="Cambria Math" w:hAnsi="Cambria Math"/>
            <w:lang w:eastAsia="ko-KR"/>
          </w:rPr>
          <m:t>t</m:t>
        </m:r>
        <m:r>
          <m:rPr>
            <m:sty m:val="p"/>
          </m:rPr>
          <w:rPr>
            <w:rFonts w:ascii="Cambria Math" w:hAnsi="Cambria Math"/>
            <w:lang w:eastAsia="ko-KR"/>
          </w:rPr>
          <m:t>)</m:t>
        </m:r>
      </m:oMath>
      <w:r>
        <w:rPr>
          <w:lang w:eastAsia="ko-KR"/>
        </w:rPr>
        <w:t xml:space="preserve"> is the trend component modeling non-periodic changes, </w:t>
      </w:r>
      <m:oMath>
        <m:r>
          <w:rPr>
            <w:rFonts w:ascii="Cambria Math" w:hAnsi="Cambria Math"/>
            <w:lang w:eastAsia="ko-KR"/>
          </w:rPr>
          <m:t>s</m:t>
        </m:r>
        <m:r>
          <m:rPr>
            <m:sty m:val="p"/>
          </m:rPr>
          <w:rPr>
            <w:rFonts w:ascii="Cambria Math" w:hAnsi="Cambria Math"/>
            <w:lang w:eastAsia="ko-KR"/>
          </w:rPr>
          <m:t>(</m:t>
        </m:r>
        <m:r>
          <w:rPr>
            <w:rFonts w:ascii="Cambria Math" w:hAnsi="Cambria Math"/>
            <w:lang w:eastAsia="ko-KR"/>
          </w:rPr>
          <m:t>t</m:t>
        </m:r>
        <m:r>
          <m:rPr>
            <m:sty m:val="p"/>
          </m:rPr>
          <w:rPr>
            <w:rFonts w:ascii="Cambria Math" w:hAnsi="Cambria Math"/>
            <w:lang w:eastAsia="ko-KR"/>
          </w:rPr>
          <m:t>)</m:t>
        </m:r>
      </m:oMath>
      <w:r>
        <w:rPr>
          <w:lang w:eastAsia="ko-KR"/>
        </w:rPr>
        <w:t xml:space="preserve"> is the component for capturing the seasonal changes, </w:t>
      </w:r>
      <m:oMath>
        <m:r>
          <w:rPr>
            <w:rFonts w:ascii="Cambria Math" w:hAnsi="Cambria Math"/>
            <w:lang w:eastAsia="ko-KR"/>
          </w:rPr>
          <m:t>h</m:t>
        </m:r>
        <m:r>
          <m:rPr>
            <m:sty m:val="p"/>
          </m:rPr>
          <w:rPr>
            <w:rFonts w:ascii="Cambria Math" w:hAnsi="Cambria Math"/>
            <w:lang w:eastAsia="ko-KR"/>
          </w:rPr>
          <m:t>(</m:t>
        </m:r>
        <m:r>
          <w:rPr>
            <w:rFonts w:ascii="Cambria Math" w:hAnsi="Cambria Math"/>
            <w:lang w:eastAsia="ko-KR"/>
          </w:rPr>
          <m:t>t</m:t>
        </m:r>
        <m:r>
          <m:rPr>
            <m:sty m:val="p"/>
          </m:rPr>
          <w:rPr>
            <w:rFonts w:ascii="Cambria Math" w:hAnsi="Cambria Math"/>
            <w:lang w:eastAsia="ko-KR"/>
          </w:rPr>
          <m:t>)</m:t>
        </m:r>
      </m:oMath>
      <w:r>
        <w:rPr>
          <w:lang w:eastAsia="ko-KR"/>
        </w:rPr>
        <w:t xml:space="preserve"> represents the effects of holidays that occur on potentially irregular schedules over one or more days, and </w:t>
      </w:r>
      <m:oMath>
        <m:sSub>
          <m:sSubPr>
            <m:ctrlPr>
              <w:rPr>
                <w:rFonts w:ascii="Cambria Math" w:hAnsi="Cambria Math"/>
                <w:lang w:eastAsia="ko-KR"/>
              </w:rPr>
            </m:ctrlPr>
          </m:sSubPr>
          <m:e>
            <m:r>
              <w:rPr>
                <w:rFonts w:ascii="Cambria Math" w:hAnsi="Cambria Math"/>
                <w:lang w:eastAsia="ko-KR"/>
              </w:rPr>
              <m:t>ϵ</m:t>
            </m:r>
          </m:e>
          <m:sub>
            <m:r>
              <w:rPr>
                <w:rFonts w:ascii="Cambria Math" w:hAnsi="Cambria Math"/>
                <w:lang w:eastAsia="ko-KR"/>
              </w:rPr>
              <m:t>t</m:t>
            </m:r>
          </m:sub>
        </m:sSub>
      </m:oMath>
      <w:r>
        <w:rPr>
          <w:lang w:eastAsia="ko-KR"/>
        </w:rPr>
        <w:t xml:space="preserve"> represents any idiosyncratic changes. Prophet has been shown to be better than data mining models for time-series data. This is because the latter leads to data leakage as it ignores feature autocorrelations. </w:t>
      </w:r>
    </w:p>
    <w:p w14:paraId="7789F0D3" w14:textId="76573384" w:rsidR="00333DA5" w:rsidRDefault="00333DA5" w:rsidP="00BF0B53">
      <w:pPr>
        <w:pStyle w:val="Normal1"/>
        <w:spacing w:after="0" w:line="480" w:lineRule="auto"/>
        <w:ind w:firstLine="720"/>
        <w:jc w:val="left"/>
        <w:rPr>
          <w:lang w:eastAsia="ko-KR"/>
        </w:rPr>
      </w:pPr>
      <w:r>
        <w:rPr>
          <w:lang w:eastAsia="ko-KR"/>
        </w:rPr>
        <w:t xml:space="preserve">To improve the forecasting accuracy of the FB Prophet model, we incorporate the top-K most important features generated from feature importance analysis into the baseline model and conduct another round of simulation. This process is called as a multimodal modeling approach </w:t>
      </w:r>
      <w:sdt>
        <w:sdtPr>
          <w:rPr>
            <w:lang w:eastAsia="ko-KR"/>
          </w:rPr>
          <w:tag w:val="MENDELEY_CITATION_v3_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"/>
          <w:id w:val="-1676493832"/>
          <w:placeholder>
            <w:docPart w:val="64719DEF26B2482DB77AB3D4A28926CA"/>
          </w:placeholder>
        </w:sdtPr>
        <w:sdtEndPr/>
        <w:sdtContent>
          <w:r w:rsidR="00780EC0" w:rsidRPr="00780EC0">
            <w:rPr>
              <w:lang w:eastAsia="ko-KR"/>
            </w:rPr>
            <w:t>[20]</w:t>
          </w:r>
        </w:sdtContent>
      </w:sdt>
      <w:r>
        <w:rPr>
          <w:lang w:eastAsia="ko-KR"/>
        </w:rPr>
        <w:t>. In this process, we use multiple modalities of data to improve the accuracy and robustness of the baseline model. The equation of the transformed model with the additional ten features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7722"/>
        <w:gridCol w:w="1216"/>
      </w:tblGrid>
      <w:tr w:rsidR="00333DA5" w14:paraId="760866E1" w14:textId="77777777" w:rsidTr="00C206C2">
        <w:trPr>
          <w:trHeight w:val="773"/>
        </w:trPr>
        <w:tc>
          <w:tcPr>
            <w:tcW w:w="445" w:type="dxa"/>
          </w:tcPr>
          <w:p w14:paraId="01E8D1DB" w14:textId="77777777" w:rsidR="00333DA5" w:rsidRDefault="00333DA5" w:rsidP="00C206C2">
            <w:pPr>
              <w:pStyle w:val="Normal1"/>
              <w:spacing w:after="0" w:line="480" w:lineRule="auto"/>
              <w:ind w:firstLine="720"/>
              <w:rPr>
                <w:lang w:eastAsia="ko-KR"/>
              </w:rPr>
            </w:pPr>
          </w:p>
        </w:tc>
        <w:tc>
          <w:tcPr>
            <w:tcW w:w="8460" w:type="dxa"/>
          </w:tcPr>
          <w:p w14:paraId="5BC77422" w14:textId="77777777" w:rsidR="00333DA5" w:rsidRDefault="00842C58" w:rsidP="00C206C2">
            <w:pPr>
              <w:pStyle w:val="Normal1"/>
              <w:spacing w:after="0" w:line="480" w:lineRule="auto"/>
              <w:ind w:firstLine="720"/>
              <w:rPr>
                <w:lang w:eastAsia="ko-KR"/>
              </w:rPr>
            </w:pPr>
            <m:oMathPara>
              <m:oMath>
                <m:sSub>
                  <m:sSubPr>
                    <m:ctrlPr>
                      <w:rPr>
                        <w:rFonts w:ascii="Cambria Math" w:hAnsi="Cambria Math"/>
                        <w:lang w:eastAsia="ko-KR"/>
                      </w:rPr>
                    </m:ctrlPr>
                  </m:sSubPr>
                  <m:e>
                    <m:r>
                      <w:rPr>
                        <w:rFonts w:ascii="Cambria Math" w:hAnsi="Cambria Math"/>
                        <w:lang w:eastAsia="ko-KR"/>
                      </w:rPr>
                      <m:t>y</m:t>
                    </m:r>
                  </m:e>
                  <m:sub>
                    <m:r>
                      <w:rPr>
                        <w:rFonts w:ascii="Cambria Math" w:hAnsi="Cambria Math"/>
                        <w:lang w:eastAsia="ko-KR"/>
                      </w:rPr>
                      <m:t>t</m:t>
                    </m:r>
                  </m:sub>
                </m:sSub>
                <m:r>
                  <m:rPr>
                    <m:sty m:val="p"/>
                  </m:rPr>
                  <w:rPr>
                    <w:rFonts w:ascii="Cambria Math" w:hAnsi="Cambria Math"/>
                    <w:lang w:eastAsia="ko-KR"/>
                  </w:rPr>
                  <m:t>=</m:t>
                </m:r>
                <m:r>
                  <w:rPr>
                    <w:rFonts w:ascii="Cambria Math" w:hAnsi="Cambria Math"/>
                    <w:lang w:eastAsia="ko-KR"/>
                  </w:rPr>
                  <m:t>g</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m:t>
                </m:r>
                <m:r>
                  <w:rPr>
                    <w:rFonts w:ascii="Cambria Math" w:hAnsi="Cambria Math"/>
                    <w:lang w:eastAsia="ko-KR"/>
                  </w:rPr>
                  <m:t>s</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m:t>
                </m:r>
                <m:r>
                  <w:rPr>
                    <w:rFonts w:ascii="Cambria Math" w:hAnsi="Cambria Math"/>
                    <w:lang w:eastAsia="ko-KR"/>
                  </w:rPr>
                  <m:t>h</m:t>
                </m:r>
                <m:d>
                  <m:dPr>
                    <m:ctrlPr>
                      <w:rPr>
                        <w:rFonts w:ascii="Cambria Math" w:hAnsi="Cambria Math"/>
                        <w:lang w:eastAsia="ko-KR"/>
                      </w:rPr>
                    </m:ctrlPr>
                  </m:dPr>
                  <m:e>
                    <m:r>
                      <w:rPr>
                        <w:rFonts w:ascii="Cambria Math" w:hAnsi="Cambria Math"/>
                        <w:lang w:eastAsia="ko-KR"/>
                      </w:rPr>
                      <m:t>t</m:t>
                    </m:r>
                  </m:e>
                </m:d>
                <m:r>
                  <m:rPr>
                    <m:sty m:val="p"/>
                  </m:rPr>
                  <w:rPr>
                    <w:rFonts w:ascii="Cambria Math" w:hAnsi="Cambria Math"/>
                    <w:lang w:eastAsia="ko-KR"/>
                  </w:rPr>
                  <m:t xml:space="preserve">+ </m:t>
                </m:r>
                <m:nary>
                  <m:naryPr>
                    <m:chr m:val="∑"/>
                    <m:limLoc m:val="undOvr"/>
                    <m:supHide m:val="1"/>
                    <m:ctrlPr>
                      <w:rPr>
                        <w:rFonts w:ascii="Cambria Math" w:hAnsi="Cambria Math"/>
                        <w:lang w:eastAsia="ko-KR"/>
                      </w:rPr>
                    </m:ctrlPr>
                  </m:naryPr>
                  <m:sub>
                    <m:r>
                      <w:rPr>
                        <w:rFonts w:ascii="Cambria Math" w:hAnsi="Cambria Math"/>
                        <w:lang w:eastAsia="ko-KR"/>
                      </w:rPr>
                      <m:t>i</m:t>
                    </m:r>
                    <m:r>
                      <m:rPr>
                        <m:sty m:val="p"/>
                      </m:rPr>
                      <w:rPr>
                        <w:rFonts w:ascii="Cambria Math" w:hAnsi="Cambria Math"/>
                        <w:lang w:eastAsia="ko-KR"/>
                      </w:rPr>
                      <m:t>∈</m:t>
                    </m:r>
                    <m:r>
                      <w:rPr>
                        <w:rFonts w:ascii="Cambria Math" w:hAnsi="Cambria Math"/>
                        <w:lang w:eastAsia="ko-KR"/>
                      </w:rPr>
                      <m:t>T</m:t>
                    </m:r>
                  </m:sub>
                  <m:sup/>
                  <m:e>
                    <m:r>
                      <w:rPr>
                        <w:rFonts w:ascii="Cambria Math" w:hAnsi="Cambria Math"/>
                        <w:lang w:eastAsia="ko-KR"/>
                      </w:rPr>
                      <m:t>v</m:t>
                    </m:r>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i</m:t>
                        </m:r>
                      </m:e>
                      <m:sub>
                        <m:r>
                          <w:rPr>
                            <w:rFonts w:ascii="Cambria Math" w:hAnsi="Cambria Math"/>
                            <w:lang w:eastAsia="ko-KR"/>
                          </w:rPr>
                          <m:t>t</m:t>
                        </m:r>
                      </m:sub>
                    </m:sSub>
                    <m:r>
                      <m:rPr>
                        <m:sty m:val="p"/>
                      </m:rPr>
                      <w:rPr>
                        <w:rFonts w:ascii="Cambria Math" w:hAnsi="Cambria Math"/>
                        <w:lang w:eastAsia="ko-KR"/>
                      </w:rPr>
                      <m:t>)</m:t>
                    </m:r>
                  </m:e>
                </m:nary>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ϵ</m:t>
                    </m:r>
                  </m:e>
                  <m:sub>
                    <m:r>
                      <w:rPr>
                        <w:rFonts w:ascii="Cambria Math" w:hAnsi="Cambria Math"/>
                        <w:lang w:eastAsia="ko-KR"/>
                      </w:rPr>
                      <m:t>t</m:t>
                    </m:r>
                  </m:sub>
                </m:sSub>
              </m:oMath>
            </m:oMathPara>
          </w:p>
        </w:tc>
        <w:tc>
          <w:tcPr>
            <w:tcW w:w="445" w:type="dxa"/>
          </w:tcPr>
          <w:p w14:paraId="0DBF1153" w14:textId="092E62C0" w:rsidR="00333DA5" w:rsidRPr="00753F9D" w:rsidRDefault="00333DA5" w:rsidP="00C206C2">
            <w:pPr>
              <w:pStyle w:val="Normal1"/>
              <w:spacing w:after="0" w:line="480" w:lineRule="auto"/>
              <w:ind w:firstLine="720"/>
              <w:rPr>
                <w:lang w:eastAsia="ko-KR"/>
              </w:rPr>
            </w:pPr>
            <w:r w:rsidRPr="00753F9D">
              <w:rPr>
                <w:lang w:eastAsia="ko-KR"/>
              </w:rPr>
              <w:t>(</w:t>
            </w:r>
            <w:r>
              <w:rPr>
                <w:lang w:eastAsia="ko-KR"/>
              </w:rPr>
              <w:t>5</w:t>
            </w:r>
            <w:r w:rsidRPr="00753F9D">
              <w:rPr>
                <w:lang w:eastAsia="ko-KR"/>
              </w:rPr>
              <w:t xml:space="preserve">)                               </w:t>
            </w:r>
          </w:p>
        </w:tc>
      </w:tr>
    </w:tbl>
    <w:p w14:paraId="0A1E1B8F" w14:textId="04EE574A" w:rsidR="00333DA5" w:rsidRDefault="00333DA5" w:rsidP="00BF0B53">
      <w:pPr>
        <w:pStyle w:val="Normal1"/>
        <w:spacing w:after="0" w:line="480" w:lineRule="auto"/>
        <w:ind w:firstLine="720"/>
        <w:jc w:val="left"/>
        <w:rPr>
          <w:lang w:eastAsia="ko-KR"/>
        </w:rPr>
      </w:pPr>
      <w:r>
        <w:rPr>
          <w:lang w:eastAsia="ko-KR"/>
        </w:rPr>
        <w:t xml:space="preserve">In Equation (5), </w:t>
      </w:r>
      <m:oMath>
        <m:r>
          <w:rPr>
            <w:rFonts w:ascii="Cambria Math" w:hAnsi="Cambria Math"/>
            <w:lang w:eastAsia="ko-KR"/>
          </w:rPr>
          <m:t>v</m:t>
        </m:r>
        <m:r>
          <m:rPr>
            <m:sty m:val="p"/>
          </m:rPr>
          <w:rPr>
            <w:rFonts w:ascii="Cambria Math" w:hAnsi="Cambria Math"/>
            <w:lang w:eastAsia="ko-KR"/>
          </w:rPr>
          <m:t>(</m:t>
        </m:r>
        <m:sSub>
          <m:sSubPr>
            <m:ctrlPr>
              <w:rPr>
                <w:rFonts w:ascii="Cambria Math" w:hAnsi="Cambria Math"/>
                <w:lang w:eastAsia="ko-KR"/>
              </w:rPr>
            </m:ctrlPr>
          </m:sSubPr>
          <m:e>
            <m:r>
              <w:rPr>
                <w:rFonts w:ascii="Cambria Math" w:hAnsi="Cambria Math"/>
                <w:lang w:eastAsia="ko-KR"/>
              </w:rPr>
              <m:t>i</m:t>
            </m:r>
          </m:e>
          <m:sub>
            <m:r>
              <w:rPr>
                <w:rFonts w:ascii="Cambria Math" w:hAnsi="Cambria Math"/>
                <w:lang w:eastAsia="ko-KR"/>
              </w:rPr>
              <m:t>t</m:t>
            </m:r>
          </m:sub>
        </m:sSub>
        <m:r>
          <m:rPr>
            <m:sty m:val="p"/>
          </m:rPr>
          <w:rPr>
            <w:rFonts w:ascii="Cambria Math" w:hAnsi="Cambria Math"/>
            <w:lang w:eastAsia="ko-KR"/>
          </w:rPr>
          <m:t>)</m:t>
        </m:r>
      </m:oMath>
      <w:r>
        <w:rPr>
          <w:lang w:eastAsia="ko-KR"/>
        </w:rPr>
        <w:t xml:space="preserve"> is the volume of a given topic specific topic </w:t>
      </w:r>
      <m:oMath>
        <m:r>
          <w:rPr>
            <w:rFonts w:ascii="Cambria Math" w:hAnsi="Cambria Math"/>
            <w:lang w:eastAsia="ko-KR"/>
          </w:rPr>
          <m:t>i</m:t>
        </m:r>
      </m:oMath>
      <w:r>
        <w:rPr>
          <w:lang w:eastAsia="ko-KR"/>
        </w:rPr>
        <w:t xml:space="preserve"> on a given day </w:t>
      </w:r>
      <m:oMath>
        <m:r>
          <w:rPr>
            <w:rFonts w:ascii="Cambria Math" w:hAnsi="Cambria Math"/>
            <w:lang w:eastAsia="ko-KR"/>
          </w:rPr>
          <m:t>t</m:t>
        </m:r>
      </m:oMath>
      <w:r>
        <w:rPr>
          <w:lang w:eastAsia="ko-KR"/>
        </w:rPr>
        <w:t xml:space="preserve">, and </w:t>
      </w:r>
      <m:oMath>
        <m:r>
          <w:rPr>
            <w:rFonts w:ascii="Cambria Math" w:hAnsi="Cambria Math"/>
            <w:lang w:eastAsia="ko-KR"/>
          </w:rPr>
          <m:t>T</m:t>
        </m:r>
      </m:oMath>
      <w:r>
        <w:rPr>
          <w:lang w:eastAsia="ko-KR"/>
        </w:rPr>
        <w:t xml:space="preserve"> is the set of all topics. Equation (5) is </w:t>
      </w:r>
      <w:proofErr w:type="gramStart"/>
      <w:r>
        <w:rPr>
          <w:lang w:eastAsia="ko-KR"/>
        </w:rPr>
        <w:t>similar to</w:t>
      </w:r>
      <w:proofErr w:type="gramEnd"/>
      <w:r>
        <w:rPr>
          <w:lang w:eastAsia="ko-KR"/>
        </w:rPr>
        <w:t xml:space="preserve"> ARIMAX models, where the TS is modeled as an auto-regressive integrated moving average with exogenous variables X </w:t>
      </w:r>
      <w:sdt>
        <w:sdtPr>
          <w:rPr>
            <w:lang w:eastAsia="ko-KR"/>
          </w:rPr>
          <w:tag w:val="MENDELEY_CITATION_v3_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"/>
          <w:id w:val="-805702991"/>
          <w:placeholder>
            <w:docPart w:val="64719DEF26B2482DB77AB3D4A28926CA"/>
          </w:placeholder>
        </w:sdtPr>
        <w:sdtEndPr/>
        <w:sdtContent>
          <w:r w:rsidR="00780EC0" w:rsidRPr="00780EC0">
            <w:rPr>
              <w:lang w:eastAsia="ko-KR"/>
            </w:rPr>
            <w:t>[12]</w:t>
          </w:r>
        </w:sdtContent>
      </w:sdt>
      <w:r>
        <w:rPr>
          <w:lang w:eastAsia="ko-KR"/>
        </w:rPr>
        <w:t>. However, our model uses PROPHET which has added benefits over the traditional ARIMA family of time-series models. It is more interpretable as it decomposes the TS into trend, seasonal, irregular scheduled interruptions (e.g., public holidays), and a random component. Further, PROPHET has also been shown to have a better fit compared to ARIMA classes of models, thus enhancing the internal validity of our final feature importance estimates.</w:t>
      </w:r>
    </w:p>
    <w:p w14:paraId="4C79FD79" w14:textId="77777777" w:rsidR="00753F9D" w:rsidRDefault="00753F9D" w:rsidP="00BF0B53">
      <w:pPr>
        <w:pStyle w:val="Normal1"/>
        <w:spacing w:after="0" w:line="480" w:lineRule="auto"/>
        <w:ind w:firstLine="720"/>
        <w:jc w:val="left"/>
        <w:rPr>
          <w:lang w:eastAsia="ko-KR"/>
        </w:rPr>
      </w:pPr>
      <w:r>
        <w:rPr>
          <w:lang w:eastAsia="ko-KR"/>
        </w:rPr>
        <w:t xml:space="preserve">To evaluate the baseline model, Prophet, we employ a walk-forward approach with a training period of 90 days to forecast the outcome for the next 7 days. Each training set consists of 90 observations, and the walk-forward approach generates a total of 118 TS with and without the select topic features in our study, respectively. The testing period starts from February 21, 2022, and ends on June 18, 2022. Using 3,000 Markov chain Monte Carlo (MCMC) draws, the Prophet model is fitted to each TS. By comparing the predicted values to the actual values, we can benchmark the performance of the Prophet model. The same approach is applied to the proposed LSTM model. Each training set contains 90 days of data, with a training window size of 28 days. The target value is labeled with the EUI of the following day. This results in 56 pairs of window and target in each training set. To further investigate the effects of topics on multi-step forecasting, we created an additional control group. We transform the multi-step LSTM models into a single-step LSTM model and train it on TS with 90 days of data. The window size is set to 28, resulting in 62 pairs of </w:t>
      </w:r>
      <w:proofErr w:type="gramStart"/>
      <w:r>
        <w:rPr>
          <w:lang w:eastAsia="ko-KR"/>
        </w:rPr>
        <w:t>window</w:t>
      </w:r>
      <w:proofErr w:type="gramEnd"/>
      <w:r>
        <w:rPr>
          <w:lang w:eastAsia="ko-KR"/>
        </w:rPr>
        <w:t xml:space="preserve"> and target in each TS. For all the LSTM-based models, </w:t>
      </w:r>
      <w:r w:rsidRPr="00ED2638">
        <w:rPr>
          <w:lang w:eastAsia="ko-KR"/>
        </w:rPr>
        <w:t xml:space="preserve">we employ the mean absolute error (MAE) as the loss function. To mitigate the risk of </w:t>
      </w:r>
      <w:r w:rsidRPr="00ED2638">
        <w:rPr>
          <w:lang w:eastAsia="ko-KR"/>
        </w:rPr>
        <w:lastRenderedPageBreak/>
        <w:t xml:space="preserve">overfitting, we incorporate a validation data set by randomly allocating 20% of the training data for validation purposes. Early stopping is implemented with a patience of three, allowing the model to halt training if the validation loss fails to improve. Additionally, to enhance model regularization, we introduce an L2 </w:t>
      </w:r>
      <w:proofErr w:type="spellStart"/>
      <w:r w:rsidRPr="00ED2638">
        <w:rPr>
          <w:lang w:eastAsia="ko-KR"/>
        </w:rPr>
        <w:t>regularizer</w:t>
      </w:r>
      <w:proofErr w:type="spellEnd"/>
      <w:r w:rsidRPr="00ED2638">
        <w:rPr>
          <w:lang w:eastAsia="ko-KR"/>
        </w:rPr>
        <w:t xml:space="preserve"> with a strength of 0.05 on the second </w:t>
      </w:r>
      <w:proofErr w:type="spellStart"/>
      <w:r w:rsidRPr="00ED2638">
        <w:rPr>
          <w:lang w:eastAsia="ko-KR"/>
        </w:rPr>
        <w:t>BiLSTM</w:t>
      </w:r>
      <w:proofErr w:type="spellEnd"/>
      <w:r w:rsidRPr="00ED2638">
        <w:rPr>
          <w:lang w:eastAsia="ko-KR"/>
        </w:rPr>
        <w:t xml:space="preserve"> layer. This regularization technique aids in controlling the complexity of the model and helps prevent overfitting</w:t>
      </w:r>
      <w:r>
        <w:rPr>
          <w:lang w:eastAsia="ko-KR"/>
        </w:rPr>
        <w:t xml:space="preserve">. </w:t>
      </w:r>
    </w:p>
    <w:p w14:paraId="7EFDF8F3" w14:textId="77777777" w:rsidR="00753F9D" w:rsidRDefault="00753F9D" w:rsidP="00BF0B53">
      <w:pPr>
        <w:pStyle w:val="Normal1"/>
        <w:spacing w:after="0" w:line="480" w:lineRule="auto"/>
        <w:ind w:firstLine="720"/>
        <w:jc w:val="left"/>
        <w:rPr>
          <w:lang w:eastAsia="ko-KR"/>
        </w:rPr>
      </w:pPr>
      <w:r>
        <w:rPr>
          <w:lang w:eastAsia="ko-KR"/>
        </w:rPr>
        <w:t>In total, we have five groups of models for forecasting analysis: multi-step Prophet, multi-step Prophet with Topic Features, multi-step LSTM, multi-step LSTM with Topic Features, and single-step LSTM with Topic Features. Comparing these groups allows us to examine and understand the performance of different models in forecasting multi/single-step outcome(s) while considering the influence of topic features.</w:t>
      </w:r>
    </w:p>
    <w:p w14:paraId="7CA551D9" w14:textId="3DD959E3" w:rsidR="00753F9D" w:rsidRPr="000300BD" w:rsidRDefault="000300BD" w:rsidP="00A5417C">
      <w:pPr>
        <w:pStyle w:val="Normal1"/>
        <w:spacing w:after="0" w:line="480" w:lineRule="auto"/>
        <w:rPr>
          <w:b/>
          <w:bCs/>
          <w:lang w:eastAsia="ko-KR"/>
        </w:rPr>
      </w:pPr>
      <w:r>
        <w:rPr>
          <w:b/>
          <w:bCs/>
          <w:lang w:eastAsia="ko-KR"/>
        </w:rPr>
        <w:t>5.</w:t>
      </w:r>
      <w:r w:rsidR="006C22A4">
        <w:rPr>
          <w:b/>
          <w:bCs/>
          <w:lang w:eastAsia="ko-KR"/>
        </w:rPr>
        <w:t>2</w:t>
      </w:r>
      <w:r>
        <w:rPr>
          <w:b/>
          <w:bCs/>
          <w:lang w:eastAsia="ko-KR"/>
        </w:rPr>
        <w:t xml:space="preserve"> </w:t>
      </w:r>
      <w:r w:rsidR="00753F9D" w:rsidRPr="000300BD">
        <w:rPr>
          <w:b/>
          <w:bCs/>
          <w:lang w:eastAsia="ko-KR"/>
        </w:rPr>
        <w:t>Initial Analysis for the Generated Topic Features</w:t>
      </w:r>
    </w:p>
    <w:p w14:paraId="6D41F4A8" w14:textId="6E94EED2" w:rsidR="00753F9D" w:rsidRDefault="00753F9D" w:rsidP="00BF0B53">
      <w:pPr>
        <w:pStyle w:val="Normal1"/>
        <w:spacing w:after="0" w:line="480" w:lineRule="auto"/>
        <w:ind w:firstLine="720"/>
        <w:jc w:val="left"/>
        <w:rPr>
          <w:lang w:eastAsia="ko-KR"/>
        </w:rPr>
      </w:pPr>
      <w:r>
        <w:rPr>
          <w:lang w:eastAsia="ko-KR"/>
        </w:rPr>
        <w:t xml:space="preserve">For the topic modeling step of our framework, we generated sentence embeddings using the pre-trained model </w:t>
      </w:r>
      <w:r w:rsidRPr="00753F9D">
        <w:rPr>
          <w:lang w:eastAsia="ko-KR"/>
        </w:rPr>
        <w:t>all-mpnet-base-v2</w:t>
      </w:r>
      <w:r>
        <w:rPr>
          <w:lang w:eastAsia="ko-KR"/>
        </w:rPr>
        <w:t xml:space="preserve"> from </w:t>
      </w:r>
      <w:proofErr w:type="spellStart"/>
      <w:r>
        <w:rPr>
          <w:lang w:eastAsia="ko-KR"/>
        </w:rPr>
        <w:t>SentenceTransformers</w:t>
      </w:r>
      <w:proofErr w:type="spellEnd"/>
      <w:r>
        <w:rPr>
          <w:lang w:eastAsia="ko-KR"/>
        </w:rPr>
        <w:t xml:space="preserve"> </w:t>
      </w:r>
      <w:sdt>
        <w:sdtPr>
          <w:rPr>
            <w:lang w:eastAsia="ko-KR"/>
          </w:rPr>
          <w:tag w:val="MENDELEY_CITATION_v3_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iwiY29udGFpbmVyLXRpdGxlLXNob3J0IjoiIn0sImlzVGVtcG9yYXJ5IjpmYWxzZX1dfQ=="/>
          <w:id w:val="1409119147"/>
          <w:placeholder>
            <w:docPart w:val="769B62C2646A4F758D12AEE54F0436FE"/>
          </w:placeholder>
        </w:sdtPr>
        <w:sdtEndPr/>
        <w:sdtContent>
          <w:r w:rsidR="00780EC0" w:rsidRPr="00780EC0">
            <w:rPr>
              <w:lang w:eastAsia="ko-KR"/>
            </w:rPr>
            <w:t>[31]</w:t>
          </w:r>
        </w:sdtContent>
      </w:sdt>
      <w:r>
        <w:rPr>
          <w:lang w:eastAsia="ko-KR"/>
        </w:rPr>
        <w:t xml:space="preserve">, reduced the embedding dimensions using the UMAP procedure </w:t>
      </w:r>
      <w:sdt>
        <w:sdtPr>
          <w:rPr>
            <w:lang w:eastAsia="ko-KR"/>
          </w:rPr>
          <w:tag w:val="MENDELEY_CITATION_v3_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"/>
          <w:id w:val="-138810976"/>
          <w:placeholder>
            <w:docPart w:val="769B62C2646A4F758D12AEE54F0436FE"/>
          </w:placeholder>
        </w:sdtPr>
        <w:sdtEndPr/>
        <w:sdtContent>
          <w:r w:rsidR="00780EC0" w:rsidRPr="00780EC0">
            <w:rPr>
              <w:lang w:eastAsia="ko-KR"/>
            </w:rPr>
            <w:t>[24]</w:t>
          </w:r>
        </w:sdtContent>
      </w:sdt>
      <w:r>
        <w:rPr>
          <w:lang w:eastAsia="ko-KR"/>
        </w:rPr>
        <w:t xml:space="preserve">, clustered the documents using the HDBSCAN method </w:t>
      </w:r>
      <w:sdt>
        <w:sdtPr>
          <w:rPr>
            <w:lang w:eastAsia="ko-KR"/>
          </w:rPr>
          <w:tag w:val="MENDELEY_CITATION_v3_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"/>
          <w:id w:val="-1349099188"/>
          <w:placeholder>
            <w:docPart w:val="769B62C2646A4F758D12AEE54F0436FE"/>
          </w:placeholder>
        </w:sdtPr>
        <w:sdtEndPr/>
        <w:sdtContent>
          <w:r w:rsidR="00780EC0" w:rsidRPr="00780EC0">
            <w:rPr>
              <w:lang w:eastAsia="ko-KR"/>
            </w:rPr>
            <w:t>[11,23]</w:t>
          </w:r>
        </w:sdtContent>
      </w:sdt>
      <w:r>
        <w:rPr>
          <w:lang w:eastAsia="ko-KR"/>
        </w:rPr>
        <w:t xml:space="preserve"> and finally derived the topic representations using the c-TF-IDF method </w:t>
      </w:r>
      <w:sdt>
        <w:sdtPr>
          <w:rPr>
            <w:lang w:eastAsia="ko-KR"/>
          </w:rPr>
          <w:tag w:val="MENDELEY_CITATION_v3_eyJjaXRhdGlvbklEIjoiTUVOREVMRVlfQ0lUQVRJT05fMzg1YjQ3ODYtZmQzZC00Y2RkLThlZmEtYWQwMzU1ZTUxYjU5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
          <w:id w:val="-1124845827"/>
          <w:placeholder>
            <w:docPart w:val="7B95C079327B4343BC3E51E1BC313BC9"/>
          </w:placeholder>
        </w:sdtPr>
        <w:sdtEndPr/>
        <w:sdtContent>
          <w:r w:rsidR="00780EC0" w:rsidRPr="00780EC0">
            <w:rPr>
              <w:lang w:eastAsia="ko-KR"/>
            </w:rPr>
            <w:t>[15]</w:t>
          </w:r>
        </w:sdtContent>
      </w:sdt>
      <w:r>
        <w:rPr>
          <w:lang w:eastAsia="ko-KR"/>
        </w:rPr>
        <w:t xml:space="preserve">. Note that the base method of </w:t>
      </w:r>
      <w:proofErr w:type="spellStart"/>
      <w:r>
        <w:rPr>
          <w:lang w:eastAsia="ko-KR"/>
        </w:rPr>
        <w:t>BERTopic</w:t>
      </w:r>
      <w:proofErr w:type="spellEnd"/>
      <w:r>
        <w:rPr>
          <w:lang w:eastAsia="ko-KR"/>
        </w:rPr>
        <w:t xml:space="preserve"> </w:t>
      </w:r>
      <w:sdt>
        <w:sdtPr>
          <w:rPr>
            <w:lang w:eastAsia="ko-KR"/>
          </w:rPr>
          <w:tag w:val="MENDELEY_CITATION_v3_eyJjaXRhdGlvbklEIjoiTUVOREVMRVlfQ0lUQVRJT05fMzczMzljYjEtNTkzYy00MjRlLWIwZjQtOTkyZGNlMTRjZWRk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
          <w:id w:val="-1600796365"/>
          <w:placeholder>
            <w:docPart w:val="40D7D65F7E0A4C4B806FE93BC311AC35"/>
          </w:placeholder>
        </w:sdtPr>
        <w:sdtEndPr/>
        <w:sdtContent>
          <w:r w:rsidR="00780EC0" w:rsidRPr="00780EC0">
            <w:rPr>
              <w:lang w:eastAsia="ko-KR"/>
            </w:rPr>
            <w:t>[15]</w:t>
          </w:r>
        </w:sdtContent>
      </w:sdt>
      <w:r>
        <w:rPr>
          <w:lang w:eastAsia="ko-KR"/>
        </w:rPr>
        <w:t xml:space="preserve"> offers the flexibility to change the components of our framework to any widely used software (i.e., K-means can be used instead of HDBSCAN for clustering, PCA can be used for dimension reduction instead of UMAP, etc.). Our choices of methods were based on interim experiments conducted toward improving our overall model’s performance. </w:t>
      </w:r>
    </w:p>
    <w:p w14:paraId="1653B091" w14:textId="030663C3" w:rsidR="00753F9D" w:rsidRDefault="00753F9D" w:rsidP="00BF0B53">
      <w:pPr>
        <w:pStyle w:val="Normal1"/>
        <w:spacing w:after="0" w:line="480" w:lineRule="auto"/>
        <w:ind w:firstLine="720"/>
        <w:jc w:val="left"/>
        <w:rPr>
          <w:lang w:eastAsia="ko-KR"/>
        </w:rPr>
      </w:pPr>
      <w:proofErr w:type="gramStart"/>
      <w:r w:rsidRPr="00E308B6">
        <w:rPr>
          <w:lang w:eastAsia="ko-KR"/>
        </w:rPr>
        <w:t>In order to</w:t>
      </w:r>
      <w:proofErr w:type="gramEnd"/>
      <w:r w:rsidRPr="00E308B6">
        <w:rPr>
          <w:lang w:eastAsia="ko-KR"/>
        </w:rPr>
        <w:t xml:space="preserve"> explore the potential relationship between the number of topics and their corresponding EUI, as well as to determine the optimal number of topics to retain, we conducted </w:t>
      </w:r>
      <w:r w:rsidRPr="00E308B6">
        <w:rPr>
          <w:lang w:eastAsia="ko-KR"/>
        </w:rPr>
        <w:lastRenderedPageBreak/>
        <w:t>a comprehensive cross-validation analysis</w:t>
      </w:r>
      <w:ins w:id="34" w:author="Srinivasan, Karthik" w:date="2024-05-10T10:30:00Z" w16du:dateUtc="2024-05-10T15:30:00Z">
        <w:r w:rsidR="00497265">
          <w:rPr>
            <w:lang w:eastAsia="ko-KR"/>
          </w:rPr>
          <w:t xml:space="preserve"> using </w:t>
        </w:r>
        <w:proofErr w:type="spellStart"/>
        <w:r w:rsidR="00497265">
          <w:rPr>
            <w:lang w:eastAsia="ko-KR"/>
          </w:rPr>
          <w:t>RandomForest</w:t>
        </w:r>
        <w:proofErr w:type="spellEnd"/>
        <w:r w:rsidR="00497265">
          <w:rPr>
            <w:lang w:eastAsia="ko-KR"/>
          </w:rPr>
          <w:t xml:space="preserve"> as the underlying </w:t>
        </w:r>
        <w:r w:rsidR="005C79AE">
          <w:rPr>
            <w:lang w:eastAsia="ko-KR"/>
          </w:rPr>
          <w:t>model</w:t>
        </w:r>
      </w:ins>
      <w:r w:rsidRPr="00E308B6">
        <w:rPr>
          <w:lang w:eastAsia="ko-KR"/>
        </w:rPr>
        <w:t>. The outcomes of this analysis are presented in Table 2. Notably, the models employing a higher number of topics demonstrated superior performance in predicting the EUI one day following the posts, exhibiting a notable NFA of 77.18%</w:t>
      </w:r>
      <w:r>
        <w:rPr>
          <w:lang w:eastAsia="ko-KR"/>
        </w:rPr>
        <w:t xml:space="preserve"> with a standard deviation of 0.59%</w:t>
      </w:r>
      <w:r w:rsidRPr="00E308B6">
        <w:rPr>
          <w:lang w:eastAsia="ko-KR"/>
        </w:rPr>
        <w:t xml:space="preserve"> and a robust Spearman Correlation coefficient of 0.313. </w:t>
      </w:r>
    </w:p>
    <w:p w14:paraId="38BBBCAE" w14:textId="55D94687" w:rsidR="00F62E65" w:rsidRDefault="00F62E65" w:rsidP="00BF0B53">
      <w:pPr>
        <w:pStyle w:val="Normal1"/>
        <w:spacing w:after="0" w:line="480" w:lineRule="auto"/>
        <w:ind w:firstLine="720"/>
        <w:jc w:val="left"/>
        <w:rPr>
          <w:lang w:eastAsia="ko-KR"/>
        </w:rPr>
      </w:pPr>
      <w:r w:rsidRPr="00F62E65">
        <w:rPr>
          <w:highlight w:val="yellow"/>
          <w:lang w:eastAsia="ko-KR"/>
        </w:rPr>
        <w:t>Table 2</w:t>
      </w:r>
      <w:ins w:id="35" w:author="Jinhang Jiang" w:date="2023-06-04T17:19:00Z">
        <w:r w:rsidR="00405DDF">
          <w:rPr>
            <w:highlight w:val="yellow"/>
            <w:lang w:eastAsia="ko-KR"/>
          </w:rPr>
          <w:t xml:space="preserve"> (a)</w:t>
        </w:r>
      </w:ins>
      <w:r w:rsidRPr="00F62E65">
        <w:rPr>
          <w:highlight w:val="yellow"/>
          <w:lang w:eastAsia="ko-KR"/>
        </w:rPr>
        <w:t xml:space="preserve"> is placed </w:t>
      </w:r>
      <w:proofErr w:type="gramStart"/>
      <w:r w:rsidRPr="00F62E65">
        <w:rPr>
          <w:highlight w:val="yellow"/>
          <w:lang w:eastAsia="ko-KR"/>
        </w:rPr>
        <w:t>here</w:t>
      </w:r>
      <w:proofErr w:type="gramEnd"/>
    </w:p>
    <w:p w14:paraId="1804C961" w14:textId="354EB934" w:rsidR="00753F9D" w:rsidRDefault="00F62E65" w:rsidP="00BF0B53">
      <w:pPr>
        <w:pStyle w:val="Normal1"/>
        <w:spacing w:after="0" w:line="480" w:lineRule="auto"/>
        <w:ind w:firstLine="720"/>
        <w:jc w:val="left"/>
        <w:rPr>
          <w:lang w:eastAsia="ko-KR"/>
        </w:rPr>
      </w:pPr>
      <w:r w:rsidRPr="00F62E65">
        <w:rPr>
          <w:highlight w:val="yellow"/>
          <w:lang w:eastAsia="ko-KR"/>
        </w:rPr>
        <w:t xml:space="preserve">Table </w:t>
      </w:r>
      <w:ins w:id="36" w:author="Jinhang Jiang" w:date="2023-06-04T17:49:00Z">
        <w:r w:rsidR="00EC5C57">
          <w:rPr>
            <w:highlight w:val="yellow"/>
            <w:lang w:eastAsia="ko-KR"/>
          </w:rPr>
          <w:t>2</w:t>
        </w:r>
      </w:ins>
      <w:del w:id="37" w:author="Jinhang Jiang" w:date="2023-06-04T17:49:00Z">
        <w:r w:rsidRPr="00F62E65" w:rsidDel="00EC5C57">
          <w:rPr>
            <w:highlight w:val="yellow"/>
            <w:lang w:eastAsia="ko-KR"/>
          </w:rPr>
          <w:delText>3</w:delText>
        </w:r>
      </w:del>
      <w:r w:rsidRPr="00F62E65">
        <w:rPr>
          <w:highlight w:val="yellow"/>
          <w:lang w:eastAsia="ko-KR"/>
        </w:rPr>
        <w:t xml:space="preserve"> </w:t>
      </w:r>
      <w:ins w:id="38" w:author="Jinhang Jiang" w:date="2023-06-04T17:19:00Z">
        <w:r w:rsidR="00405DDF">
          <w:rPr>
            <w:highlight w:val="yellow"/>
            <w:lang w:eastAsia="ko-KR"/>
          </w:rPr>
          <w:t xml:space="preserve">(b) </w:t>
        </w:r>
      </w:ins>
      <w:r w:rsidRPr="00F62E65">
        <w:rPr>
          <w:highlight w:val="yellow"/>
          <w:lang w:eastAsia="ko-KR"/>
        </w:rPr>
        <w:t xml:space="preserve">is placed </w:t>
      </w:r>
      <w:proofErr w:type="gramStart"/>
      <w:r w:rsidRPr="00F62E65">
        <w:rPr>
          <w:highlight w:val="yellow"/>
          <w:lang w:eastAsia="ko-KR"/>
        </w:rPr>
        <w:t>here</w:t>
      </w:r>
      <w:proofErr w:type="gramEnd"/>
    </w:p>
    <w:p w14:paraId="5C4BFC90" w14:textId="2B1B8989" w:rsidR="00753F9D" w:rsidRDefault="00753F9D" w:rsidP="00BF0B53">
      <w:pPr>
        <w:pStyle w:val="Normal1"/>
        <w:spacing w:after="0" w:line="480" w:lineRule="auto"/>
        <w:ind w:firstLine="720"/>
        <w:jc w:val="left"/>
        <w:rPr>
          <w:lang w:eastAsia="ko-KR"/>
        </w:rPr>
      </w:pPr>
      <w:r>
        <w:rPr>
          <w:lang w:eastAsia="ko-KR"/>
        </w:rPr>
        <w:t xml:space="preserve">We performed feature selection using Lasso </w:t>
      </w:r>
      <w:r w:rsidR="00996337">
        <w:rPr>
          <w:lang w:eastAsia="ko-KR"/>
        </w:rPr>
        <w:t xml:space="preserve">with the dataset that has 2504 topics </w:t>
      </w:r>
      <w:r>
        <w:rPr>
          <w:lang w:eastAsia="ko-KR"/>
        </w:rPr>
        <w:t xml:space="preserve">and found that the combination with the best performance resulted in a final count of selected features as 194, </w:t>
      </w:r>
      <w:r w:rsidR="00996337">
        <w:rPr>
          <w:lang w:eastAsia="ko-KR"/>
        </w:rPr>
        <w:t>which means</w:t>
      </w:r>
      <w:r>
        <w:rPr>
          <w:lang w:eastAsia="ko-KR"/>
        </w:rPr>
        <w:t xml:space="preserve"> approximately 92.27% of </w:t>
      </w:r>
      <w:r w:rsidR="00996337">
        <w:rPr>
          <w:lang w:eastAsia="ko-KR"/>
        </w:rPr>
        <w:t>topics</w:t>
      </w:r>
      <w:r>
        <w:rPr>
          <w:lang w:eastAsia="ko-KR"/>
        </w:rPr>
        <w:t xml:space="preserve"> </w:t>
      </w:r>
      <w:r w:rsidR="00996337">
        <w:rPr>
          <w:lang w:eastAsia="ko-KR"/>
        </w:rPr>
        <w:t>were</w:t>
      </w:r>
      <w:r>
        <w:rPr>
          <w:lang w:eastAsia="ko-KR"/>
        </w:rPr>
        <w:t xml:space="preserve"> filtered out. This set of features will be taken forward for further </w:t>
      </w:r>
      <w:r w:rsidR="0016225E">
        <w:rPr>
          <w:lang w:eastAsia="ko-KR"/>
        </w:rPr>
        <w:t>selection</w:t>
      </w:r>
      <w:r>
        <w:rPr>
          <w:lang w:eastAsia="ko-KR"/>
        </w:rPr>
        <w:t xml:space="preserve"> and ranking based on the feature importance derived from permutations. </w:t>
      </w:r>
    </w:p>
    <w:p w14:paraId="6A250A7C" w14:textId="32546183" w:rsidR="00753F9D" w:rsidRPr="000300BD" w:rsidRDefault="000300BD" w:rsidP="00A5417C">
      <w:pPr>
        <w:pStyle w:val="Normal1"/>
        <w:spacing w:after="0" w:line="480" w:lineRule="auto"/>
        <w:rPr>
          <w:b/>
          <w:bCs/>
          <w:lang w:eastAsia="ko-KR"/>
        </w:rPr>
      </w:pPr>
      <w:r>
        <w:rPr>
          <w:b/>
          <w:bCs/>
          <w:lang w:eastAsia="ko-KR"/>
        </w:rPr>
        <w:t>5.</w:t>
      </w:r>
      <w:r w:rsidR="006C22A4">
        <w:rPr>
          <w:b/>
          <w:bCs/>
          <w:lang w:eastAsia="ko-KR"/>
        </w:rPr>
        <w:t>3</w:t>
      </w:r>
      <w:r>
        <w:rPr>
          <w:b/>
          <w:bCs/>
          <w:lang w:eastAsia="ko-KR"/>
        </w:rPr>
        <w:t xml:space="preserve"> </w:t>
      </w:r>
      <w:r w:rsidR="00753F9D" w:rsidRPr="000300BD">
        <w:rPr>
          <w:b/>
          <w:bCs/>
          <w:lang w:eastAsia="ko-KR"/>
        </w:rPr>
        <w:t xml:space="preserve">Feature </w:t>
      </w:r>
      <w:r w:rsidR="0016225E">
        <w:rPr>
          <w:b/>
          <w:bCs/>
          <w:lang w:eastAsia="ko-KR"/>
        </w:rPr>
        <w:t>Selection</w:t>
      </w:r>
      <w:r w:rsidR="00753F9D" w:rsidRPr="000300BD">
        <w:rPr>
          <w:b/>
          <w:bCs/>
          <w:lang w:eastAsia="ko-KR"/>
        </w:rPr>
        <w:t xml:space="preserve"> and Ranking</w:t>
      </w:r>
    </w:p>
    <w:p w14:paraId="2A101FA6" w14:textId="03B595E7" w:rsidR="00753F9D" w:rsidRDefault="00753F9D" w:rsidP="006D6F72">
      <w:pPr>
        <w:pStyle w:val="Normal1"/>
        <w:spacing w:after="0" w:line="480" w:lineRule="auto"/>
        <w:ind w:firstLine="720"/>
        <w:jc w:val="left"/>
        <w:rPr>
          <w:lang w:eastAsia="ko-KR"/>
        </w:rPr>
      </w:pPr>
      <w:r w:rsidRPr="00647E4C">
        <w:rPr>
          <w:lang w:eastAsia="ko-KR"/>
        </w:rPr>
        <w:t xml:space="preserve">In the initial stages, we possessed information solely on the daily counts of individual features without any understanding of their respective contributions to forecasting accuracy. To address this knowledge gap, we conducted permutation analysis, which provided us with intuitive feature importance scores for each of the 194 features. Subsequently, we reevaluated the rankings based on these </w:t>
      </w:r>
      <w:proofErr w:type="gramStart"/>
      <w:r w:rsidRPr="00647E4C">
        <w:rPr>
          <w:lang w:eastAsia="ko-KR"/>
        </w:rPr>
        <w:t>importance</w:t>
      </w:r>
      <w:proofErr w:type="gramEnd"/>
      <w:r w:rsidRPr="00647E4C">
        <w:rPr>
          <w:lang w:eastAsia="ko-KR"/>
        </w:rPr>
        <w:t xml:space="preserve"> scores and retained only the top 10 features for further analysis due to computational constraints. Figure 2 presents the permutation importance results for the top 10 topics after 100 iterations using 10-fold cross-validation</w:t>
      </w:r>
      <w:r>
        <w:rPr>
          <w:lang w:eastAsia="ko-KR"/>
        </w:rPr>
        <w:t>.</w:t>
      </w:r>
    </w:p>
    <w:p w14:paraId="6E9DC7B9" w14:textId="4D4DD49F" w:rsidR="00753F9D" w:rsidRDefault="00F62E65" w:rsidP="006D6F72">
      <w:pPr>
        <w:pStyle w:val="Normal1"/>
        <w:spacing w:after="0" w:line="480" w:lineRule="auto"/>
        <w:ind w:firstLine="720"/>
        <w:jc w:val="left"/>
        <w:rPr>
          <w:lang w:eastAsia="ko-KR"/>
        </w:rPr>
      </w:pPr>
      <w:r w:rsidRPr="00F62E65">
        <w:rPr>
          <w:highlight w:val="yellow"/>
          <w:lang w:eastAsia="ko-KR"/>
        </w:rPr>
        <w:t xml:space="preserve">Figure 2 is placed </w:t>
      </w:r>
      <w:proofErr w:type="gramStart"/>
      <w:r w:rsidRPr="00F62E65">
        <w:rPr>
          <w:highlight w:val="yellow"/>
          <w:lang w:eastAsia="ko-KR"/>
        </w:rPr>
        <w:t>here</w:t>
      </w:r>
      <w:proofErr w:type="gramEnd"/>
    </w:p>
    <w:p w14:paraId="3603FCD8" w14:textId="77777777" w:rsidR="00753F9D" w:rsidRDefault="00753F9D" w:rsidP="006D6F72">
      <w:pPr>
        <w:pStyle w:val="Normal1"/>
        <w:spacing w:after="0" w:line="480" w:lineRule="auto"/>
        <w:ind w:firstLine="720"/>
        <w:jc w:val="left"/>
        <w:rPr>
          <w:lang w:eastAsia="ko-KR"/>
        </w:rPr>
      </w:pPr>
      <w:r>
        <w:rPr>
          <w:lang w:eastAsia="ko-KR"/>
        </w:rPr>
        <w:t xml:space="preserve">Figure 3 shows the correlation between EUI and each topic. Based on the analysis presented in Figure 3, we observe a positive correlation between the </w:t>
      </w:r>
      <w:proofErr w:type="gramStart"/>
      <w:r>
        <w:rPr>
          <w:lang w:eastAsia="ko-KR"/>
        </w:rPr>
        <w:t>EUI</w:t>
      </w:r>
      <w:proofErr w:type="gramEnd"/>
      <w:r>
        <w:rPr>
          <w:lang w:eastAsia="ko-KR"/>
        </w:rPr>
        <w:t xml:space="preserve"> and the discussions </w:t>
      </w:r>
      <w:r>
        <w:rPr>
          <w:lang w:eastAsia="ko-KR"/>
        </w:rPr>
        <w:lastRenderedPageBreak/>
        <w:t xml:space="preserve">related to Rental Property Management, Pension Planning and Management, Social Security Benefits, and Alcoholic Beverages Consumption. Conversely, we observe a negative correlation between the EUI and discussions pertaining to Retirement Investment Options, Stock Market, Land Use and Development, Accounting and Taxation, Buying and Selling of Financial Products, and Medical Billing and Collections.  </w:t>
      </w:r>
    </w:p>
    <w:p w14:paraId="77986F65" w14:textId="6CCEB2C6" w:rsidR="00753F9D" w:rsidRDefault="00F62E65" w:rsidP="006D6F72">
      <w:pPr>
        <w:pStyle w:val="Normal1"/>
        <w:spacing w:after="0" w:line="480" w:lineRule="auto"/>
        <w:ind w:firstLine="720"/>
        <w:jc w:val="left"/>
        <w:rPr>
          <w:lang w:eastAsia="ko-KR"/>
        </w:rPr>
      </w:pPr>
      <w:r w:rsidRPr="00F62E65">
        <w:rPr>
          <w:highlight w:val="yellow"/>
          <w:lang w:eastAsia="ko-KR"/>
        </w:rPr>
        <w:t xml:space="preserve">Figure 3 is placed </w:t>
      </w:r>
      <w:proofErr w:type="gramStart"/>
      <w:r w:rsidRPr="00F62E65">
        <w:rPr>
          <w:highlight w:val="yellow"/>
          <w:lang w:eastAsia="ko-KR"/>
        </w:rPr>
        <w:t>here</w:t>
      </w:r>
      <w:proofErr w:type="gramEnd"/>
    </w:p>
    <w:p w14:paraId="2DF67CB7" w14:textId="1EDD007F" w:rsidR="00753F9D" w:rsidRPr="000300BD" w:rsidRDefault="000300BD" w:rsidP="00A5417C">
      <w:pPr>
        <w:pStyle w:val="Normal1"/>
        <w:spacing w:after="0" w:line="480" w:lineRule="auto"/>
        <w:rPr>
          <w:b/>
          <w:bCs/>
          <w:lang w:eastAsia="ko-KR"/>
        </w:rPr>
      </w:pPr>
      <w:r>
        <w:rPr>
          <w:b/>
          <w:bCs/>
          <w:lang w:eastAsia="ko-KR"/>
        </w:rPr>
        <w:t>5.</w:t>
      </w:r>
      <w:r w:rsidR="006C22A4">
        <w:rPr>
          <w:b/>
          <w:bCs/>
          <w:lang w:eastAsia="ko-KR"/>
        </w:rPr>
        <w:t>4</w:t>
      </w:r>
      <w:r>
        <w:rPr>
          <w:b/>
          <w:bCs/>
          <w:lang w:eastAsia="ko-KR"/>
        </w:rPr>
        <w:t xml:space="preserve"> </w:t>
      </w:r>
      <w:r w:rsidR="00753F9D" w:rsidRPr="000300BD">
        <w:rPr>
          <w:b/>
          <w:bCs/>
          <w:lang w:eastAsia="ko-KR"/>
        </w:rPr>
        <w:t>Prediction Evaluation</w:t>
      </w:r>
    </w:p>
    <w:p w14:paraId="641B383E" w14:textId="4C182C21" w:rsidR="00753F9D" w:rsidRDefault="00753F9D" w:rsidP="006D6F72">
      <w:pPr>
        <w:pStyle w:val="Normal1"/>
        <w:spacing w:after="0" w:line="480" w:lineRule="auto"/>
        <w:ind w:firstLine="720"/>
        <w:jc w:val="left"/>
        <w:rPr>
          <w:lang w:eastAsia="ko-KR"/>
        </w:rPr>
      </w:pPr>
      <w:r>
        <w:rPr>
          <w:lang w:eastAsia="ko-KR"/>
        </w:rPr>
        <w:t xml:space="preserve">The model represented by Equation (2) is estimated using Monte Carlo simulations. As the model structure becomes more complex, MCMC sampling tends to reach saturation and may become trapped in local maxima. To prevent the model from becoming saturated, we set the </w:t>
      </w:r>
      <w:proofErr w:type="spellStart"/>
      <w:r w:rsidRPr="00753F9D">
        <w:rPr>
          <w:lang w:eastAsia="ko-KR"/>
        </w:rPr>
        <w:t>adapt_delta</w:t>
      </w:r>
      <w:proofErr w:type="spellEnd"/>
      <w:r>
        <w:rPr>
          <w:lang w:eastAsia="ko-KR"/>
        </w:rPr>
        <w:t xml:space="preserve"> parameter to 0.95 (default is 0.8) and the </w:t>
      </w:r>
      <w:proofErr w:type="spellStart"/>
      <w:r w:rsidRPr="00753F9D">
        <w:rPr>
          <w:lang w:eastAsia="ko-KR"/>
        </w:rPr>
        <w:t>maxtreedepth</w:t>
      </w:r>
      <w:proofErr w:type="spellEnd"/>
      <w:r>
        <w:rPr>
          <w:lang w:eastAsia="ko-KR"/>
        </w:rPr>
        <w:t xml:space="preserve"> parameter to 15 (default is 10) for each TS. In Bayesian inference, the No-U-Turn Sampler (NUTS) is a widely used method for sampling from the posterior distribution </w:t>
      </w:r>
      <w:sdt>
        <w:sdtPr>
          <w:rPr>
            <w:lang w:eastAsia="ko-KR"/>
          </w:rPr>
          <w:tag w:val="MENDELEY_CITATION_v3_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"/>
          <w:id w:val="1176224252"/>
          <w:placeholder>
            <w:docPart w:val="8C929D2F735045BFA03F288578D57099"/>
          </w:placeholder>
        </w:sdtPr>
        <w:sdtEndPr/>
        <w:sdtContent>
          <w:r w:rsidR="00780EC0" w:rsidRPr="00780EC0">
            <w:rPr>
              <w:lang w:eastAsia="ko-KR"/>
            </w:rPr>
            <w:t>[16]</w:t>
          </w:r>
        </w:sdtContent>
      </w:sdt>
      <w:r>
        <w:rPr>
          <w:lang w:eastAsia="ko-KR"/>
        </w:rPr>
        <w:t xml:space="preserve">. To achieve efficient sampling, a key tuning parameter is </w:t>
      </w:r>
      <w:proofErr w:type="spellStart"/>
      <w:proofErr w:type="gramStart"/>
      <w:r w:rsidRPr="00753F9D">
        <w:rPr>
          <w:lang w:eastAsia="ko-KR"/>
        </w:rPr>
        <w:t>adapt</w:t>
      </w:r>
      <w:proofErr w:type="gramEnd"/>
      <w:r w:rsidRPr="00753F9D">
        <w:rPr>
          <w:lang w:eastAsia="ko-KR"/>
        </w:rPr>
        <w:t>_delta</w:t>
      </w:r>
      <w:proofErr w:type="spellEnd"/>
      <w:r>
        <w:rPr>
          <w:lang w:eastAsia="ko-KR"/>
        </w:rPr>
        <w:t xml:space="preserve">, which controls the step size for NUTS by adjusting the acceptance probability for each candidate point in the Markov chain. Choosing a high </w:t>
      </w:r>
      <w:proofErr w:type="spellStart"/>
      <w:r w:rsidRPr="00753F9D">
        <w:rPr>
          <w:lang w:eastAsia="ko-KR"/>
        </w:rPr>
        <w:t>adapt_delta</w:t>
      </w:r>
      <w:proofErr w:type="spellEnd"/>
      <w:r>
        <w:rPr>
          <w:lang w:eastAsia="ko-KR"/>
        </w:rPr>
        <w:t xml:space="preserve"> allows for larger steps but may result in slower convergence </w:t>
      </w:r>
      <w:sdt>
        <w:sdtPr>
          <w:rPr>
            <w:lang w:eastAsia="ko-KR"/>
          </w:rPr>
          <w:tag w:val="MENDELEY_CITATION_v3_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"/>
          <w:id w:val="-1215416947"/>
          <w:placeholder>
            <w:docPart w:val="8C929D2F735045BFA03F288578D57099"/>
          </w:placeholder>
        </w:sdtPr>
        <w:sdtEndPr/>
        <w:sdtContent>
          <w:r w:rsidR="00780EC0" w:rsidRPr="00780EC0">
            <w:rPr>
              <w:lang w:eastAsia="ko-KR"/>
            </w:rPr>
            <w:t>[14]</w:t>
          </w:r>
        </w:sdtContent>
      </w:sdt>
      <w:r>
        <w:rPr>
          <w:lang w:eastAsia="ko-KR"/>
        </w:rPr>
        <w:t xml:space="preserve">. In contrast, selecting a lower value will lead to a smaller number of steps yet may converge faster. In addition, we also tuned the </w:t>
      </w:r>
      <w:proofErr w:type="spellStart"/>
      <w:r w:rsidRPr="00753F9D">
        <w:rPr>
          <w:lang w:eastAsia="ko-KR"/>
        </w:rPr>
        <w:t>maxtreedepth</w:t>
      </w:r>
      <w:proofErr w:type="spellEnd"/>
      <w:r>
        <w:rPr>
          <w:lang w:eastAsia="ko-KR"/>
        </w:rPr>
        <w:t xml:space="preserve"> parameter, which defines the maximum depth of the binary tree used in the sampling process. By setting a higher </w:t>
      </w:r>
      <w:proofErr w:type="spellStart"/>
      <w:r w:rsidRPr="00753F9D">
        <w:rPr>
          <w:lang w:eastAsia="ko-KR"/>
        </w:rPr>
        <w:t>maxtreedepth</w:t>
      </w:r>
      <w:proofErr w:type="spellEnd"/>
      <w:r>
        <w:rPr>
          <w:lang w:eastAsia="ko-KR"/>
        </w:rPr>
        <w:t xml:space="preserve"> value, the sampler can explore a more complex model space, but this may lead to longer computational times and higher memory requirements. Conversely, setting a lower value restricts the exploration of complex models but can result in faster sampling.</w:t>
      </w:r>
    </w:p>
    <w:p w14:paraId="03499278" w14:textId="7FAF9486" w:rsidR="00753F9D" w:rsidRDefault="00753F9D" w:rsidP="006D6F72">
      <w:pPr>
        <w:pStyle w:val="Normal1"/>
        <w:spacing w:after="0" w:line="480" w:lineRule="auto"/>
        <w:ind w:firstLine="720"/>
        <w:jc w:val="left"/>
        <w:rPr>
          <w:lang w:eastAsia="ko-KR"/>
        </w:rPr>
      </w:pPr>
      <w:r>
        <w:rPr>
          <w:lang w:eastAsia="ko-KR"/>
        </w:rPr>
        <w:lastRenderedPageBreak/>
        <w:t xml:space="preserve">Figure 4 displays the 7-day average NSF from all five models that includes the daily volume of the additional 10 topics as regressors. Figure 5 shows the results of 7-day SC coefficient of each TS. Table 4 summarizes the overall performance for each candidate model.  The </w:t>
      </w:r>
      <w:r w:rsidR="00007978">
        <w:rPr>
          <w:lang w:eastAsia="ko-KR"/>
        </w:rPr>
        <w:t xml:space="preserve">PROPHET </w:t>
      </w:r>
      <w:r>
        <w:rPr>
          <w:lang w:eastAsia="ko-KR"/>
        </w:rPr>
        <w:t xml:space="preserve">model without additional features is denoted as </w:t>
      </w:r>
      <w:proofErr w:type="spellStart"/>
      <w:r>
        <w:rPr>
          <w:lang w:eastAsia="ko-KR"/>
        </w:rPr>
        <w:t>BaseProphet</w:t>
      </w:r>
      <w:proofErr w:type="spellEnd"/>
      <w:r>
        <w:rPr>
          <w:lang w:eastAsia="ko-KR"/>
        </w:rPr>
        <w:t xml:space="preserve"> and the </w:t>
      </w:r>
      <w:r w:rsidR="00007978">
        <w:rPr>
          <w:lang w:eastAsia="ko-KR"/>
        </w:rPr>
        <w:t xml:space="preserve">PROPHET </w:t>
      </w:r>
      <w:r>
        <w:rPr>
          <w:lang w:eastAsia="ko-KR"/>
        </w:rPr>
        <w:t xml:space="preserve">model with the topic features is denoted as </w:t>
      </w:r>
      <w:proofErr w:type="spellStart"/>
      <w:r>
        <w:rPr>
          <w:lang w:eastAsia="ko-KR"/>
        </w:rPr>
        <w:t>TopicProphet</w:t>
      </w:r>
      <w:proofErr w:type="spellEnd"/>
      <w:r>
        <w:rPr>
          <w:lang w:eastAsia="ko-KR"/>
        </w:rPr>
        <w:t xml:space="preserve">. The same naming convention is applied to the multi-step LSTM models too. The single-step LSTM model with features is denoted as Topic LSTM - Single. </w:t>
      </w:r>
    </w:p>
    <w:p w14:paraId="147A75A5" w14:textId="7A433A21" w:rsidR="00753F9D" w:rsidRDefault="00F62E65" w:rsidP="006D6F72">
      <w:pPr>
        <w:pStyle w:val="Normal1"/>
        <w:spacing w:after="0" w:line="480" w:lineRule="auto"/>
        <w:ind w:firstLine="720"/>
        <w:jc w:val="left"/>
        <w:rPr>
          <w:lang w:eastAsia="ko-KR"/>
        </w:rPr>
      </w:pPr>
      <w:r w:rsidRPr="00F62E65">
        <w:rPr>
          <w:highlight w:val="yellow"/>
          <w:lang w:eastAsia="ko-KR"/>
        </w:rPr>
        <w:t xml:space="preserve">Table 4 is placed </w:t>
      </w:r>
      <w:proofErr w:type="gramStart"/>
      <w:r w:rsidRPr="00F62E65">
        <w:rPr>
          <w:highlight w:val="yellow"/>
          <w:lang w:eastAsia="ko-KR"/>
        </w:rPr>
        <w:t>here</w:t>
      </w:r>
      <w:proofErr w:type="gramEnd"/>
    </w:p>
    <w:p w14:paraId="38FFF430" w14:textId="77777777" w:rsidR="00753F9D" w:rsidRDefault="00753F9D" w:rsidP="006D6F72">
      <w:pPr>
        <w:pStyle w:val="Normal1"/>
        <w:spacing w:after="0" w:line="480" w:lineRule="auto"/>
        <w:ind w:firstLine="720"/>
        <w:jc w:val="left"/>
        <w:rPr>
          <w:lang w:eastAsia="ko-KR"/>
        </w:rPr>
      </w:pPr>
      <w:r>
        <w:rPr>
          <w:lang w:eastAsia="ko-KR"/>
        </w:rPr>
        <w:t>According to Figure 4, Topic LSTM (the line in red) achieved the best NFA of 87.36% with a standard deviation of 5.01%. The NFA of both Topic LSTM and Topic LSTM – Single never dropped below 70% across the testing periods. Topic Prophet illustrates the worst performance among the candidate models with an average NFA of 69.80% along with a standard deviation of 12.89%.</w:t>
      </w:r>
    </w:p>
    <w:p w14:paraId="24C07C10" w14:textId="48D49798" w:rsidR="00F62E65" w:rsidRDefault="00F62E65" w:rsidP="006D6F72">
      <w:pPr>
        <w:pStyle w:val="Normal1"/>
        <w:spacing w:after="0" w:line="480" w:lineRule="auto"/>
        <w:ind w:firstLine="720"/>
        <w:jc w:val="left"/>
        <w:rPr>
          <w:lang w:eastAsia="ko-KR"/>
        </w:rPr>
      </w:pPr>
      <w:r w:rsidRPr="00F62E65">
        <w:rPr>
          <w:highlight w:val="yellow"/>
          <w:lang w:eastAsia="ko-KR"/>
        </w:rPr>
        <w:t xml:space="preserve">Figure 4 is placed </w:t>
      </w:r>
      <w:proofErr w:type="gramStart"/>
      <w:r w:rsidRPr="00F62E65">
        <w:rPr>
          <w:highlight w:val="yellow"/>
          <w:lang w:eastAsia="ko-KR"/>
        </w:rPr>
        <w:t>here</w:t>
      </w:r>
      <w:proofErr w:type="gramEnd"/>
    </w:p>
    <w:p w14:paraId="13DE61DD" w14:textId="77777777" w:rsidR="00753F9D" w:rsidRPr="00753F9D" w:rsidRDefault="00753F9D" w:rsidP="006D6F72">
      <w:pPr>
        <w:pStyle w:val="Normal1"/>
        <w:spacing w:after="0" w:line="480" w:lineRule="auto"/>
        <w:ind w:firstLine="720"/>
        <w:jc w:val="left"/>
        <w:rPr>
          <w:lang w:eastAsia="ko-KR"/>
        </w:rPr>
      </w:pPr>
      <w:r w:rsidRPr="00753F9D">
        <w:rPr>
          <w:lang w:eastAsia="ko-KR"/>
        </w:rPr>
        <w:t xml:space="preserve">Figure 5 highlights that Topic LSTM – Single displays a dominating performance in terms of SC. Especially before the mid of April of 2022, the model’s performance is very consistent. The SCs of the rest of the candidate models don’t show significant difference. </w:t>
      </w:r>
    </w:p>
    <w:p w14:paraId="03E56B33" w14:textId="7B6DA18D" w:rsidR="00753F9D" w:rsidRDefault="00F62E65" w:rsidP="006D6F72">
      <w:pPr>
        <w:pStyle w:val="Normal1"/>
        <w:spacing w:after="0" w:line="480" w:lineRule="auto"/>
        <w:ind w:firstLine="720"/>
        <w:jc w:val="left"/>
        <w:rPr>
          <w:lang w:eastAsia="ko-KR"/>
        </w:rPr>
      </w:pPr>
      <w:r w:rsidRPr="00F62E65">
        <w:rPr>
          <w:highlight w:val="yellow"/>
          <w:lang w:eastAsia="ko-KR"/>
        </w:rPr>
        <w:t xml:space="preserve">Figure 5 is placed </w:t>
      </w:r>
      <w:proofErr w:type="gramStart"/>
      <w:r w:rsidRPr="00F62E65">
        <w:rPr>
          <w:highlight w:val="yellow"/>
          <w:lang w:eastAsia="ko-KR"/>
        </w:rPr>
        <w:t>here</w:t>
      </w:r>
      <w:proofErr w:type="gramEnd"/>
    </w:p>
    <w:p w14:paraId="134E3F40" w14:textId="69A81837" w:rsidR="00753F9D" w:rsidRDefault="00753F9D" w:rsidP="006D6F72">
      <w:pPr>
        <w:pStyle w:val="Normal1"/>
        <w:spacing w:after="0" w:line="480" w:lineRule="auto"/>
        <w:ind w:firstLine="720"/>
        <w:jc w:val="left"/>
        <w:rPr>
          <w:lang w:eastAsia="ko-KR"/>
        </w:rPr>
      </w:pPr>
      <w:r>
        <w:rPr>
          <w:lang w:eastAsia="ko-KR"/>
        </w:rPr>
        <w:t xml:space="preserve">According to Table 4, we notice that the performance of Prophet </w:t>
      </w:r>
      <w:proofErr w:type="gramStart"/>
      <w:r>
        <w:rPr>
          <w:lang w:eastAsia="ko-KR"/>
        </w:rPr>
        <w:t>actually dropped</w:t>
      </w:r>
      <w:proofErr w:type="gramEnd"/>
      <w:r>
        <w:rPr>
          <w:lang w:eastAsia="ko-KR"/>
        </w:rPr>
        <w:t xml:space="preserve"> after including more topic features. This</w:t>
      </w:r>
      <w:r w:rsidR="00123981">
        <w:rPr>
          <w:lang w:eastAsia="ko-KR"/>
        </w:rPr>
        <w:t xml:space="preserve"> </w:t>
      </w:r>
      <w:r>
        <w:rPr>
          <w:lang w:eastAsia="ko-KR"/>
        </w:rPr>
        <w:t>phenomen</w:t>
      </w:r>
      <w:r w:rsidR="005049A1">
        <w:rPr>
          <w:lang w:eastAsia="ko-KR"/>
        </w:rPr>
        <w:t>on</w:t>
      </w:r>
      <w:r>
        <w:rPr>
          <w:lang w:eastAsia="ko-KR"/>
        </w:rPr>
        <w:t xml:space="preserve"> leads us to suspect that the traditional additive model has a difficult </w:t>
      </w:r>
      <w:proofErr w:type="gramStart"/>
      <w:r>
        <w:rPr>
          <w:lang w:eastAsia="ko-KR"/>
        </w:rPr>
        <w:t>time of</w:t>
      </w:r>
      <w:proofErr w:type="gramEnd"/>
      <w:r>
        <w:rPr>
          <w:lang w:eastAsia="ko-KR"/>
        </w:rPr>
        <w:t xml:space="preserve"> generalizing the information given a long training period (i.e., 90 days.). After several rounds of testing, we found that by carefully tweaking the parameters, Topic Prophet model displays better NFAs with short training periods. One of the examples is shown in </w:t>
      </w:r>
      <w:r>
        <w:rPr>
          <w:lang w:eastAsia="ko-KR"/>
        </w:rPr>
        <w:lastRenderedPageBreak/>
        <w:t xml:space="preserve">Figure 6. </w:t>
      </w:r>
      <w:r w:rsidR="00D30C74">
        <w:rPr>
          <w:lang w:eastAsia="ko-KR"/>
        </w:rPr>
        <w:t xml:space="preserve">We observed that </w:t>
      </w:r>
      <w:r>
        <w:rPr>
          <w:lang w:eastAsia="ko-KR"/>
        </w:rPr>
        <w:t>the NFA of Topic Prophet increased by roughly 5% compared to the Base Prophet</w:t>
      </w:r>
      <w:r w:rsidR="007A0DB2">
        <w:rPr>
          <w:lang w:eastAsia="ko-KR"/>
        </w:rPr>
        <w:t xml:space="preserve"> for the 28-day training period case</w:t>
      </w:r>
      <w:r>
        <w:rPr>
          <w:lang w:eastAsia="ko-KR"/>
        </w:rPr>
        <w:t xml:space="preserve">. </w:t>
      </w:r>
      <w:r w:rsidR="007A0DB2">
        <w:rPr>
          <w:lang w:eastAsia="ko-KR"/>
        </w:rPr>
        <w:t>W</w:t>
      </w:r>
      <w:r>
        <w:rPr>
          <w:lang w:eastAsia="ko-KR"/>
        </w:rPr>
        <w:t xml:space="preserve">ith a 90-day training period, the Topic Prophet’s NFA was roughly 6.4% less than the Base Prophet. </w:t>
      </w:r>
      <w:r w:rsidRPr="002F26A8">
        <w:rPr>
          <w:lang w:eastAsia="ko-KR"/>
        </w:rPr>
        <w:t xml:space="preserve">We conducted a one-way ANOVA to assess the differences in the performance of those two models. The results indicated a significant difference between the results of the two models (F-statistic = </w:t>
      </w:r>
      <w:r>
        <w:rPr>
          <w:lang w:eastAsia="ko-KR"/>
        </w:rPr>
        <w:t>20.07</w:t>
      </w:r>
      <w:r w:rsidRPr="002F26A8">
        <w:rPr>
          <w:lang w:eastAsia="ko-KR"/>
        </w:rPr>
        <w:t>, p &lt; 0.01)</w:t>
      </w:r>
      <w:r w:rsidR="0037418C">
        <w:rPr>
          <w:lang w:eastAsia="ko-KR"/>
        </w:rPr>
        <w:t xml:space="preserve"> for the 28-day training period case</w:t>
      </w:r>
      <w:r w:rsidRPr="002F26A8">
        <w:rPr>
          <w:lang w:eastAsia="ko-KR"/>
        </w:rPr>
        <w:t>.</w:t>
      </w:r>
    </w:p>
    <w:p w14:paraId="348EB067" w14:textId="08DCBF23" w:rsidR="00F62E65" w:rsidRDefault="00F62E65" w:rsidP="006D6F72">
      <w:pPr>
        <w:pStyle w:val="Normal1"/>
        <w:spacing w:after="0" w:line="480" w:lineRule="auto"/>
        <w:ind w:firstLine="720"/>
        <w:jc w:val="left"/>
        <w:rPr>
          <w:lang w:eastAsia="ko-KR"/>
        </w:rPr>
      </w:pPr>
      <w:r w:rsidRPr="00F62E65">
        <w:rPr>
          <w:highlight w:val="yellow"/>
          <w:lang w:eastAsia="ko-KR"/>
        </w:rPr>
        <w:t xml:space="preserve">Figure 6 is placed </w:t>
      </w:r>
      <w:proofErr w:type="gramStart"/>
      <w:r w:rsidRPr="00F62E65">
        <w:rPr>
          <w:highlight w:val="yellow"/>
          <w:lang w:eastAsia="ko-KR"/>
        </w:rPr>
        <w:t>here</w:t>
      </w:r>
      <w:proofErr w:type="gramEnd"/>
    </w:p>
    <w:p w14:paraId="6CC85CA3" w14:textId="70E9AC2C" w:rsidR="00753F9D" w:rsidRPr="00753F9D" w:rsidRDefault="000300BD" w:rsidP="00A5417C">
      <w:pPr>
        <w:pStyle w:val="Heading1"/>
        <w:numPr>
          <w:ilvl w:val="0"/>
          <w:numId w:val="1"/>
        </w:numPr>
        <w:spacing w:before="0" w:after="0" w:line="480" w:lineRule="auto"/>
        <w:rPr>
          <w:sz w:val="24"/>
          <w:szCs w:val="24"/>
        </w:rPr>
      </w:pPr>
      <w:r w:rsidRPr="00753F9D">
        <w:rPr>
          <w:sz w:val="24"/>
          <w:szCs w:val="24"/>
        </w:rPr>
        <w:t>DISCUSSION AND CONCLUSIONS</w:t>
      </w:r>
    </w:p>
    <w:p w14:paraId="49DBDDB7" w14:textId="261C45D6" w:rsidR="00C20A26" w:rsidRDefault="00C20A26" w:rsidP="0074212A">
      <w:pPr>
        <w:pStyle w:val="Normal1"/>
        <w:spacing w:after="0" w:line="480" w:lineRule="auto"/>
        <w:ind w:firstLine="720"/>
        <w:jc w:val="left"/>
        <w:rPr>
          <w:lang w:eastAsia="ko-KR"/>
        </w:rPr>
      </w:pPr>
      <w:r>
        <w:rPr>
          <w:lang w:eastAsia="ko-KR"/>
        </w:rPr>
        <w:t>Forecasting economic uncertainty is of paramount importance for several reasons. Accurate forecasting of economic uncertainty helps policymakers make informed and strategic decisions. It enables them to anticipate potential risks, plan for contingencies, and allocate resources effectively. Economic uncertainty poses risks to businesses and individuals as well. By understanding the level of uncertainty in the economy, companies can adjust their production, investment, and hiring strategies</w:t>
      </w:r>
      <w:r w:rsidR="00132C39">
        <w:rPr>
          <w:lang w:eastAsia="ko-KR"/>
        </w:rPr>
        <w:t>, and</w:t>
      </w:r>
      <w:r>
        <w:rPr>
          <w:lang w:eastAsia="ko-KR"/>
        </w:rPr>
        <w:t xml:space="preserve"> accordingly, optimiz</w:t>
      </w:r>
      <w:r w:rsidR="00132C39">
        <w:rPr>
          <w:lang w:eastAsia="ko-KR"/>
        </w:rPr>
        <w:t>e</w:t>
      </w:r>
      <w:r>
        <w:rPr>
          <w:lang w:eastAsia="ko-KR"/>
        </w:rPr>
        <w:t xml:space="preserve"> their </w:t>
      </w:r>
      <w:r w:rsidR="00132C39">
        <w:rPr>
          <w:lang w:eastAsia="ko-KR"/>
        </w:rPr>
        <w:t>business processes</w:t>
      </w:r>
      <w:r>
        <w:rPr>
          <w:lang w:eastAsia="ko-KR"/>
        </w:rPr>
        <w:t xml:space="preserve"> </w:t>
      </w:r>
      <w:r w:rsidR="00132C39">
        <w:rPr>
          <w:lang w:eastAsia="ko-KR"/>
        </w:rPr>
        <w:t>to</w:t>
      </w:r>
      <w:r>
        <w:rPr>
          <w:lang w:eastAsia="ko-KR"/>
        </w:rPr>
        <w:t xml:space="preserve"> minimiz</w:t>
      </w:r>
      <w:r w:rsidR="00132C39">
        <w:rPr>
          <w:lang w:eastAsia="ko-KR"/>
        </w:rPr>
        <w:t>e</w:t>
      </w:r>
      <w:r>
        <w:rPr>
          <w:lang w:eastAsia="ko-KR"/>
        </w:rPr>
        <w:t xml:space="preserve"> potential losses. Forecasting helps identify and quantify these risks, allowing for effective risk management strategies to be put in place. On the other hand, individuals can make informed decisions about their investments, savings, and retirement plans based on forecasts of economic uncertainty. In general, accurate forecasts of economic uncertainty can provide individuals with a clearer understanding of the economic landscape, helping them make informed choices about their consumption, savings, and borrowing.</w:t>
      </w:r>
    </w:p>
    <w:p w14:paraId="12D59BFC" w14:textId="77777777" w:rsidR="00C20A26" w:rsidRDefault="00C20A26" w:rsidP="0074212A">
      <w:pPr>
        <w:pStyle w:val="Normal1"/>
        <w:spacing w:after="0" w:line="480" w:lineRule="auto"/>
        <w:ind w:firstLine="720"/>
        <w:jc w:val="left"/>
        <w:rPr>
          <w:lang w:eastAsia="ko-KR"/>
        </w:rPr>
      </w:pPr>
      <w:r>
        <w:rPr>
          <w:lang w:eastAsia="ko-KR"/>
        </w:rPr>
        <w:t xml:space="preserve">Social media plays a complex and multifaceted role in the context of forecasting economic uncertainty. While it is not a direct tool for forecasting, it can provide valuable insights and contribute to understanding and predicting economic trends. Social media platforms generate </w:t>
      </w:r>
      <w:r>
        <w:rPr>
          <w:lang w:eastAsia="ko-KR"/>
        </w:rPr>
        <w:lastRenderedPageBreak/>
        <w:t xml:space="preserve">vast amounts of real-time data, capturing the opinions, sentiments, and behaviors of individuals. This data can be mined and analyzed to gain insights into public sentiment towards the economy. Secondly, social media platforms serve as a rapid and widespread source of information. Economic news, reports, and data are disseminated and shared on social media, reaching a large and diverse audience. This enables faster access to information for analysts and researchers, facilitating quicker analysis and forecasting of economic uncertainties. Lasty, discussions, opinions, and trends on social media have the potential to create a ripple effect. They can affect consumer confidence, spending patterns, and investment decisions, </w:t>
      </w:r>
      <w:proofErr w:type="gramStart"/>
      <w:r>
        <w:rPr>
          <w:lang w:eastAsia="ko-KR"/>
        </w:rPr>
        <w:t>thus,</w:t>
      </w:r>
      <w:proofErr w:type="gramEnd"/>
      <w:r>
        <w:rPr>
          <w:lang w:eastAsia="ko-KR"/>
        </w:rPr>
        <w:t xml:space="preserve"> indirectly impacting the economy.</w:t>
      </w:r>
    </w:p>
    <w:p w14:paraId="7C904D1A" w14:textId="4F4FCDA2" w:rsidR="00753F9D" w:rsidRDefault="00C20A26" w:rsidP="0074212A">
      <w:pPr>
        <w:pStyle w:val="Normal1"/>
        <w:spacing w:after="0" w:line="480" w:lineRule="auto"/>
        <w:ind w:firstLine="720"/>
        <w:jc w:val="left"/>
        <w:rPr>
          <w:lang w:eastAsia="ko-KR"/>
        </w:rPr>
      </w:pPr>
      <w:r>
        <w:rPr>
          <w:lang w:eastAsia="ko-KR"/>
        </w:rPr>
        <w:t xml:space="preserve">Social media platforms such as Reddit provide a forum for individuals to discuss and share their reactions to economic news and events. By monitoring discussions and posts in reddit related to economic topics, we show that it is possible to detect emerging issues before they are reflected in traditional economic indicators. </w:t>
      </w:r>
      <w:r w:rsidR="00753F9D">
        <w:rPr>
          <w:lang w:eastAsia="ko-KR"/>
        </w:rPr>
        <w:t xml:space="preserve">In this study, we model the Economic Policy Uncertainty Index (EUI) invented by Scott Baker, Nicholas Bloom, and Steven Davis using past information contained in a sub-group of users of Reddit.com, a popular social media platform dedicated to discussion of variety of subjects. To the best of our knowledge, our study is the first to use conversations on Reddit to </w:t>
      </w:r>
      <w:r>
        <w:rPr>
          <w:lang w:eastAsia="ko-KR"/>
        </w:rPr>
        <w:t>forecast</w:t>
      </w:r>
      <w:r w:rsidR="00753F9D">
        <w:rPr>
          <w:lang w:eastAsia="ko-KR"/>
        </w:rPr>
        <w:t xml:space="preserve"> EUI and uncover insights about future economic direction.</w:t>
      </w:r>
      <w:ins w:id="39" w:author="Srinivasan, Karthik" w:date="2024-05-10T10:32:00Z" w16du:dateUtc="2024-05-10T15:32:00Z">
        <w:r w:rsidR="0074212A">
          <w:rPr>
            <w:lang w:eastAsia="ko-KR"/>
          </w:rPr>
          <w:t xml:space="preserve"> </w:t>
        </w:r>
      </w:ins>
      <w:r w:rsidR="00753F9D">
        <w:rPr>
          <w:lang w:eastAsia="ko-KR"/>
        </w:rPr>
        <w:t xml:space="preserve">Our proposed framework exhibits the </w:t>
      </w:r>
      <w:del w:id="40" w:author="Jinhang Jiang" w:date="2023-06-04T19:33:00Z">
        <w:r w:rsidR="00753F9D" w:rsidDel="001D54F4">
          <w:rPr>
            <w:lang w:eastAsia="ko-KR"/>
          </w:rPr>
          <w:delText xml:space="preserve">best </w:delText>
        </w:r>
      </w:del>
      <w:ins w:id="41" w:author="Jinhang Jiang" w:date="2023-06-04T19:33:00Z">
        <w:r w:rsidR="001D54F4">
          <w:rPr>
            <w:lang w:eastAsia="ko-KR"/>
          </w:rPr>
          <w:t xml:space="preserve">outstanding </w:t>
        </w:r>
      </w:ins>
      <w:r w:rsidR="00753F9D">
        <w:rPr>
          <w:lang w:eastAsia="ko-KR"/>
        </w:rPr>
        <w:t xml:space="preserve">performance in terms of NFA </w:t>
      </w:r>
      <w:del w:id="42" w:author="Jinhang Jiang" w:date="2023-06-04T19:39:00Z">
        <w:r w:rsidR="00753F9D" w:rsidDel="0095755B">
          <w:rPr>
            <w:lang w:eastAsia="ko-KR"/>
          </w:rPr>
          <w:delText xml:space="preserve">and Spearman Correlation </w:delText>
        </w:r>
      </w:del>
      <w:r w:rsidR="00753F9D">
        <w:rPr>
          <w:lang w:eastAsia="ko-KR"/>
        </w:rPr>
        <w:t>for predicting EUI scores of seven days following the creation of posts or replies on the "Personal Finance" subreddit</w:t>
      </w:r>
      <w:ins w:id="43" w:author="Jinhang Jiang" w:date="2023-06-04T19:39:00Z">
        <w:r w:rsidR="0095755B">
          <w:rPr>
            <w:lang w:eastAsia="ko-KR"/>
          </w:rPr>
          <w:t>, as well as good performance of SC for predicting the EUI scores one day after the red</w:t>
        </w:r>
      </w:ins>
      <w:ins w:id="44" w:author="Jinhang Jiang" w:date="2023-06-04T19:40:00Z">
        <w:r w:rsidR="0095755B">
          <w:rPr>
            <w:lang w:eastAsia="ko-KR"/>
          </w:rPr>
          <w:t>dit thread was posted</w:t>
        </w:r>
      </w:ins>
      <w:r w:rsidR="00753F9D">
        <w:rPr>
          <w:lang w:eastAsia="ko-KR"/>
        </w:rPr>
        <w:t xml:space="preserve">. Among the base training sets, the data set with the most topics automatically optimized by the </w:t>
      </w:r>
      <w:proofErr w:type="spellStart"/>
      <w:r w:rsidR="00753F9D">
        <w:rPr>
          <w:lang w:eastAsia="ko-KR"/>
        </w:rPr>
        <w:t>BERTopic</w:t>
      </w:r>
      <w:proofErr w:type="spellEnd"/>
      <w:r w:rsidR="00753F9D">
        <w:rPr>
          <w:lang w:eastAsia="ko-KR"/>
        </w:rPr>
        <w:t xml:space="preserve"> algorithm outperforms the other datasets in five out of six instances. The Lasso </w:t>
      </w:r>
      <w:del w:id="45" w:author="Srinivasan, Karthik" w:date="2023-06-27T15:13:00Z">
        <w:r w:rsidR="00753F9D" w:rsidDel="00007978">
          <w:rPr>
            <w:lang w:eastAsia="ko-KR"/>
          </w:rPr>
          <w:delText xml:space="preserve">algorithm </w:delText>
        </w:r>
      </w:del>
      <w:ins w:id="46" w:author="Srinivasan, Karthik" w:date="2023-06-27T15:13:00Z">
        <w:r w:rsidR="00007978">
          <w:rPr>
            <w:lang w:eastAsia="ko-KR"/>
          </w:rPr>
          <w:t xml:space="preserve">method </w:t>
        </w:r>
      </w:ins>
      <w:r w:rsidR="00753F9D">
        <w:rPr>
          <w:lang w:eastAsia="ko-KR"/>
        </w:rPr>
        <w:lastRenderedPageBreak/>
        <w:t xml:space="preserve">effectively filters out 92.27% of the total features. After conducting permutation analysis, we identified ten topics that have the greatest impact on predictions for the next day's EUI scores. </w:t>
      </w:r>
    </w:p>
    <w:p w14:paraId="46EAD1AF" w14:textId="77777777" w:rsidR="00753F9D" w:rsidRDefault="00753F9D" w:rsidP="0074212A">
      <w:pPr>
        <w:pStyle w:val="Normal1"/>
        <w:spacing w:after="0" w:line="480" w:lineRule="auto"/>
        <w:ind w:firstLine="720"/>
        <w:jc w:val="left"/>
        <w:rPr>
          <w:lang w:eastAsia="ko-KR"/>
        </w:rPr>
      </w:pPr>
      <w:r>
        <w:rPr>
          <w:lang w:eastAsia="ko-KR"/>
        </w:rPr>
        <w:t xml:space="preserve">Following the findings from Figure 2 and Figure 3, we dive into the details and analyze the topics making contributions to the predictions. The topics are manually categorized into the following: Retirement Investment Options (Topic #0), Rental Property Management (Topic #19), Stock Market (Topic #30), Land Use and Development (Topic #54), Accounting and Taxation (Topic #74), Pension Planning and Management (Topic #82), Buying and Selling of Financial Products (Topic #158), Medical Billing and Collections (Topic #233), Social Security Benefits (Topic #272), and Alcoholic Beverages Consumption (Topic #318). </w:t>
      </w:r>
    </w:p>
    <w:p w14:paraId="397B0E80" w14:textId="77777777" w:rsidR="00753F9D" w:rsidRDefault="00753F9D" w:rsidP="0074212A">
      <w:pPr>
        <w:pStyle w:val="Normal1"/>
        <w:spacing w:after="0" w:line="480" w:lineRule="auto"/>
        <w:ind w:firstLine="720"/>
        <w:jc w:val="left"/>
        <w:rPr>
          <w:lang w:eastAsia="ko-KR"/>
        </w:rPr>
      </w:pPr>
      <w:r>
        <w:rPr>
          <w:lang w:eastAsia="ko-KR"/>
        </w:rPr>
        <w:t xml:space="preserve">The listed topics are often related to financial stress and insecurity. For instance, an increase in discussions about renting or leasing could suggest that people are unable to afford home ownership, having issues with on-time payments, or seeking alternatives for housing, which potentially indicates economic strain. Similarly, increased discussions about tax-related issues may indicate that people are facing financial challenges or uncertainty and seeking professional assistance in financial planning and management. Pension management, medical billing and collections, and social security benefits are often related to financial insecurity in the context of healthcare, employment, and retirement. An increase in the volume of such conversations is likely to reflect increased economic uncertainty and financial insecurity among the people discussing them. For example, more frequent discussions about pension or social benefits may suggest concerns about financial security in retirement or difficulties related to unemployment, while an increase in discussions about hospital discharge bills or early withdrawal from 401(k) may indicate financial challenges related to healthcare costs or uncertainty about future sources of income. Conversations over buying and selling of financial </w:t>
      </w:r>
      <w:r>
        <w:rPr>
          <w:lang w:eastAsia="ko-KR"/>
        </w:rPr>
        <w:lastRenderedPageBreak/>
        <w:t>products and stock markets are also the core topics as people’s behavior is influenced by their perception of the current economic conditions and their expectations of future economic conditions. When individuals are uncertain about the direction of the economy, they may become hesitant to invest in the stock market or purchase financial products. This uncertainty can lead to changes in conversation and behavior, such as increased discussion about the risks and benefits of different investments, or a reluctance to make large financial decisions. The topic regarding the consumption of alcoholic beverages is an interesting one on the list. The topic may be indicative of the level of personal economic stress and well-being because individuals who are experiencing financial stress may turn to alcohol as a means of coping with their financial problems. Therefore, when conversations over these topics pile up in the subreddit, the sentiment of an individual’s perception towards the current and future economy is captured.</w:t>
      </w:r>
    </w:p>
    <w:p w14:paraId="40E81BDE" w14:textId="50589768" w:rsidR="00753F9D" w:rsidRPr="000300BD" w:rsidRDefault="000300BD" w:rsidP="00A5417C">
      <w:pPr>
        <w:pStyle w:val="Normal1"/>
        <w:spacing w:after="0" w:line="480" w:lineRule="auto"/>
        <w:ind w:firstLine="720"/>
        <w:rPr>
          <w:b/>
          <w:bCs/>
          <w:lang w:eastAsia="ko-KR"/>
        </w:rPr>
      </w:pPr>
      <w:r>
        <w:rPr>
          <w:b/>
          <w:bCs/>
          <w:lang w:eastAsia="ko-KR"/>
        </w:rPr>
        <w:t xml:space="preserve">6.1 </w:t>
      </w:r>
      <w:r w:rsidR="00753F9D" w:rsidRPr="000300BD">
        <w:rPr>
          <w:b/>
          <w:bCs/>
          <w:lang w:eastAsia="ko-KR"/>
        </w:rPr>
        <w:t>Managerial Implications</w:t>
      </w:r>
    </w:p>
    <w:p w14:paraId="2381E58C" w14:textId="77777777" w:rsidR="00753F9D" w:rsidRDefault="00753F9D">
      <w:pPr>
        <w:pStyle w:val="Normal1"/>
        <w:spacing w:after="0" w:line="480" w:lineRule="auto"/>
        <w:ind w:firstLine="720"/>
        <w:jc w:val="left"/>
        <w:rPr>
          <w:lang w:eastAsia="ko-KR"/>
        </w:rPr>
        <w:pPrChange w:id="47" w:author="Srinivasan, Karthik" w:date="2023-06-27T15:21:00Z">
          <w:pPr>
            <w:pStyle w:val="Normal1"/>
            <w:spacing w:after="0" w:line="480" w:lineRule="auto"/>
            <w:ind w:firstLine="720"/>
          </w:pPr>
        </w:pPrChange>
      </w:pPr>
      <w:r>
        <w:rPr>
          <w:lang w:eastAsia="ko-KR"/>
        </w:rPr>
        <w:t>According to Figure 4, the 7-day average NFA increased by 11.12% from the Base Prophet model and 17.56% from the Topic Prophet Model compared to our proposed Topic LSTM model. Our analysis suggests that discussions related to money retrieval, management of pensions and social security, or consumption of alcohol within the Personal Finance subreddit may reflect a buildup of concern among individuals towards future economics and possibly be predictive of an increase in economic uncertainty. Conversely, an increase in conversations about spending money or investment planning may indicate a greater faith in the current economic situation and suggest a potential decrease in the EUI.</w:t>
      </w:r>
    </w:p>
    <w:p w14:paraId="494FF3CA" w14:textId="77777777" w:rsidR="00753F9D" w:rsidRDefault="00753F9D">
      <w:pPr>
        <w:pStyle w:val="Normal1"/>
        <w:spacing w:after="0" w:line="480" w:lineRule="auto"/>
        <w:ind w:firstLine="720"/>
        <w:jc w:val="left"/>
        <w:rPr>
          <w:lang w:eastAsia="ko-KR"/>
        </w:rPr>
        <w:pPrChange w:id="48" w:author="Srinivasan, Karthik" w:date="2023-06-27T15:21:00Z">
          <w:pPr>
            <w:pStyle w:val="Normal1"/>
            <w:spacing w:after="0" w:line="480" w:lineRule="auto"/>
            <w:ind w:firstLine="720"/>
          </w:pPr>
        </w:pPrChange>
      </w:pPr>
      <w:r>
        <w:rPr>
          <w:lang w:eastAsia="ko-KR"/>
        </w:rPr>
        <w:t xml:space="preserve">We do not make any causal claims in this study while examining the value of social media signals in economic uncertainty forecasting models. Although the volume of topics alone cannot result in changes to the EUI, it can indicate a correlation between peoples’ major </w:t>
      </w:r>
      <w:r>
        <w:rPr>
          <w:lang w:eastAsia="ko-KR"/>
        </w:rPr>
        <w:lastRenderedPageBreak/>
        <w:t>concerns and the future uncertainty embedded in economics. Recurring and prominent topics across discussions serve as a reflection of public feelings and perceptions of the economy, which is dynamic, descriptive, and non-trial to quantify.</w:t>
      </w:r>
    </w:p>
    <w:p w14:paraId="1B48749C" w14:textId="77777777" w:rsidR="00753F9D" w:rsidRDefault="00753F9D">
      <w:pPr>
        <w:pStyle w:val="Normal1"/>
        <w:spacing w:after="0" w:line="480" w:lineRule="auto"/>
        <w:ind w:firstLine="720"/>
        <w:jc w:val="left"/>
        <w:rPr>
          <w:lang w:eastAsia="ko-KR"/>
        </w:rPr>
        <w:pPrChange w:id="49" w:author="Srinivasan, Karthik" w:date="2023-06-27T15:21:00Z">
          <w:pPr>
            <w:pStyle w:val="Normal1"/>
            <w:spacing w:after="0" w:line="480" w:lineRule="auto"/>
            <w:ind w:firstLine="720"/>
          </w:pPr>
        </w:pPrChange>
      </w:pPr>
      <w:r>
        <w:rPr>
          <w:lang w:eastAsia="ko-KR"/>
        </w:rPr>
        <w:t xml:space="preserve">The information presented in Figure 4 indicates that such integration of the volume change in relevant topics did not consistently improve forecasting accuracy. Specifically, the proposed model failed to outperform the other four candidate models in 39 out of 118 trials. To better understand the underlying factors that impede the effectiveness of topic features, we conducted a detailed analysis of the data. Our investigation highlights the significance of several factors that may influence the relationship between topic features and forecasting accuracy. </w:t>
      </w:r>
    </w:p>
    <w:p w14:paraId="45AE518C" w14:textId="7F5E59E1" w:rsidR="00753F9D" w:rsidRDefault="00753F9D">
      <w:pPr>
        <w:pStyle w:val="Normal1"/>
        <w:spacing w:after="0" w:line="480" w:lineRule="auto"/>
        <w:ind w:firstLine="720"/>
        <w:jc w:val="left"/>
        <w:rPr>
          <w:lang w:eastAsia="ko-KR"/>
        </w:rPr>
        <w:pPrChange w:id="50" w:author="Srinivasan, Karthik" w:date="2023-06-27T15:21:00Z">
          <w:pPr>
            <w:pStyle w:val="Normal1"/>
            <w:spacing w:after="0" w:line="480" w:lineRule="auto"/>
            <w:ind w:firstLine="720"/>
          </w:pPr>
        </w:pPrChange>
      </w:pPr>
      <w:r>
        <w:rPr>
          <w:lang w:eastAsia="ko-KR"/>
        </w:rPr>
        <w:t xml:space="preserve">Our analysis started with an exploration of the EUI target values across different scenarios. The original data set showed a high level of volatility, with an average EUI of 103.41 and a standard deviation of 66.70. Further investigation into the 39 trials where the proposed model failed to improve performance over the other four models revealed an average EUI of 105.74 with a standard deviation of 61.71. However, for trials where the model's performance increased from the other models, the average EUI was 111.53 with a standard deviation of 64.39. These findings suggest that the integration of the volume of relevant topics into the TS could not significantly improve forecasting accuracy when the EUI centered around the mean of the sample. However, when the EUI </w:t>
      </w:r>
      <w:r w:rsidR="00A5417C">
        <w:rPr>
          <w:lang w:eastAsia="ko-KR"/>
        </w:rPr>
        <w:t>fluctuates</w:t>
      </w:r>
      <w:r>
        <w:rPr>
          <w:lang w:eastAsia="ko-KR"/>
        </w:rPr>
        <w:t xml:space="preserve"> and potentially spike up, including the topic features can more effectively capture the trend. </w:t>
      </w:r>
    </w:p>
    <w:p w14:paraId="4B7B4FA2" w14:textId="77777777" w:rsidR="00753F9D" w:rsidRDefault="00753F9D">
      <w:pPr>
        <w:pStyle w:val="Normal1"/>
        <w:spacing w:after="0" w:line="480" w:lineRule="auto"/>
        <w:ind w:firstLine="720"/>
        <w:jc w:val="left"/>
        <w:rPr>
          <w:lang w:eastAsia="ko-KR"/>
        </w:rPr>
        <w:pPrChange w:id="51" w:author="Srinivasan, Karthik" w:date="2023-06-27T15:21:00Z">
          <w:pPr>
            <w:pStyle w:val="Normal1"/>
            <w:spacing w:after="0" w:line="480" w:lineRule="auto"/>
            <w:ind w:firstLine="720"/>
          </w:pPr>
        </w:pPrChange>
      </w:pPr>
      <w:r>
        <w:rPr>
          <w:lang w:eastAsia="ko-KR"/>
        </w:rPr>
        <w:t xml:space="preserve">Our investigation also revealed an intriguing pattern regarding the volume of conversations related to Alcohol Beverages Consumption. Specifically, we found that the average number of discussions in trials where the final model failed to beat the baseline was nearly four times higher than in trials where the model's performance increased. And we didn’t </w:t>
      </w:r>
      <w:r>
        <w:rPr>
          <w:lang w:eastAsia="ko-KR"/>
        </w:rPr>
        <w:lastRenderedPageBreak/>
        <w:t xml:space="preserve">observe any major differences for other topics under different scenarios. This finding raises the possibility that the ambiguous nature of alcohol consumption, which can be associated with both positive and negative connotations such as stress relief or celebration, could create noise and mislead the forecasting model. </w:t>
      </w:r>
    </w:p>
    <w:p w14:paraId="54AAE9A5" w14:textId="77777777" w:rsidR="00753F9D" w:rsidRDefault="00753F9D">
      <w:pPr>
        <w:pStyle w:val="Normal1"/>
        <w:spacing w:after="0" w:line="480" w:lineRule="auto"/>
        <w:ind w:firstLine="720"/>
        <w:jc w:val="left"/>
        <w:rPr>
          <w:lang w:eastAsia="ko-KR"/>
        </w:rPr>
        <w:pPrChange w:id="52" w:author="Srinivasan, Karthik" w:date="2023-06-27T15:21:00Z">
          <w:pPr>
            <w:pStyle w:val="Normal1"/>
            <w:spacing w:after="0" w:line="480" w:lineRule="auto"/>
            <w:ind w:firstLine="720"/>
          </w:pPr>
        </w:pPrChange>
      </w:pPr>
      <w:r>
        <w:rPr>
          <w:lang w:eastAsia="ko-KR"/>
        </w:rPr>
        <w:t>The changes in the volume of the topics mentioned in this paper are not the direct cause of the changes in EUI. Rather, these signals could be predictive of the future EUI as they reflect individuals' sentiments towards the current and future economy. These sentiments may be influenced by a variety of factors, including news, personal life events, employment changes, and investment losses. Therefore, even though the topical features did not significantly improve the forecasting performance, our study demonstrates that the conversations taking place on this subreddit can be both descriptive and predictive of the future economic direction.</w:t>
      </w:r>
    </w:p>
    <w:p w14:paraId="3BD23915" w14:textId="1D9A8073" w:rsidR="00753F9D" w:rsidRPr="000300BD" w:rsidRDefault="000300BD" w:rsidP="00A5417C">
      <w:pPr>
        <w:pStyle w:val="Normal1"/>
        <w:spacing w:after="0" w:line="480" w:lineRule="auto"/>
        <w:ind w:firstLine="720"/>
        <w:rPr>
          <w:b/>
          <w:bCs/>
          <w:lang w:eastAsia="ko-KR"/>
        </w:rPr>
      </w:pPr>
      <w:r w:rsidRPr="000300BD">
        <w:rPr>
          <w:b/>
          <w:bCs/>
          <w:lang w:eastAsia="ko-KR"/>
        </w:rPr>
        <w:t xml:space="preserve">6.2 </w:t>
      </w:r>
      <w:r w:rsidR="00753F9D" w:rsidRPr="000300BD">
        <w:rPr>
          <w:b/>
          <w:bCs/>
          <w:lang w:eastAsia="ko-KR"/>
        </w:rPr>
        <w:t>Limitations and Future Work</w:t>
      </w:r>
    </w:p>
    <w:p w14:paraId="0AE4A1D0" w14:textId="77777777" w:rsidR="00753F9D" w:rsidRDefault="00753F9D">
      <w:pPr>
        <w:pStyle w:val="Normal1"/>
        <w:spacing w:after="0" w:line="480" w:lineRule="auto"/>
        <w:ind w:firstLine="720"/>
        <w:jc w:val="left"/>
        <w:rPr>
          <w:lang w:eastAsia="ko-KR"/>
        </w:rPr>
        <w:pPrChange w:id="53" w:author="Srinivasan, Karthik" w:date="2023-06-27T15:21:00Z">
          <w:pPr>
            <w:pStyle w:val="Normal1"/>
            <w:spacing w:after="0" w:line="480" w:lineRule="auto"/>
            <w:ind w:firstLine="720"/>
          </w:pPr>
        </w:pPrChange>
      </w:pPr>
      <w:r>
        <w:rPr>
          <w:lang w:eastAsia="ko-KR"/>
        </w:rPr>
        <w:t xml:space="preserve">Given computational limitations, we were unable to conduct an exhausting exploratory analysis and process all sentences in the data set. Additionally, as the sentence transformers cannot handle long texts, we had to cut the text into fixed-length chunks. This slicing process results in broken semantics of each chunk. Moreover, each chunk will only be labeled with one topic, thus some of the labels possibly only captured the meaning of local syntax yet ignored the full context and authors’ original intentions. </w:t>
      </w:r>
    </w:p>
    <w:p w14:paraId="00207179" w14:textId="5141FC5A" w:rsidR="00753F9D" w:rsidRDefault="00753F9D">
      <w:pPr>
        <w:pStyle w:val="Normal1"/>
        <w:spacing w:after="0" w:line="480" w:lineRule="auto"/>
        <w:ind w:firstLine="720"/>
        <w:jc w:val="left"/>
        <w:rPr>
          <w:lang w:eastAsia="ko-KR"/>
        </w:rPr>
        <w:pPrChange w:id="54" w:author="Srinivasan, Karthik" w:date="2023-06-27T15:21:00Z">
          <w:pPr>
            <w:pStyle w:val="Normal1"/>
            <w:spacing w:after="0" w:line="480" w:lineRule="auto"/>
            <w:ind w:firstLine="720"/>
          </w:pPr>
        </w:pPrChange>
      </w:pPr>
      <w:r>
        <w:rPr>
          <w:lang w:eastAsia="ko-KR"/>
        </w:rPr>
        <w:t xml:space="preserve">As a next step, we plan to uncover the insights from the posts from a different perspective. Currently, we only take the volume change in specific topics into consideration when performing the forecasts. A bunch of information has been lost during the topic generation process and feature </w:t>
      </w:r>
      <w:del w:id="55" w:author="Srinivasan, Karthik" w:date="2023-06-27T10:21:00Z">
        <w:r w:rsidDel="0016225E">
          <w:rPr>
            <w:lang w:eastAsia="ko-KR"/>
          </w:rPr>
          <w:delText>filtration</w:delText>
        </w:r>
      </w:del>
      <w:ins w:id="56" w:author="Srinivasan, Karthik" w:date="2023-06-27T10:21:00Z">
        <w:r w:rsidR="0016225E">
          <w:rPr>
            <w:lang w:eastAsia="ko-KR"/>
          </w:rPr>
          <w:t>selection</w:t>
        </w:r>
      </w:ins>
      <w:r>
        <w:rPr>
          <w:lang w:eastAsia="ko-KR"/>
        </w:rPr>
        <w:t xml:space="preserve"> process. We assume that the summarization of the major posts on each day may help us retain more information. Instead of solely working with the topic </w:t>
      </w:r>
      <w:r>
        <w:rPr>
          <w:lang w:eastAsia="ko-KR"/>
        </w:rPr>
        <w:lastRenderedPageBreak/>
        <w:t xml:space="preserve">volumes, we can also process the summarization of each </w:t>
      </w:r>
      <w:proofErr w:type="gramStart"/>
      <w:r>
        <w:rPr>
          <w:lang w:eastAsia="ko-KR"/>
        </w:rPr>
        <w:t>days</w:t>
      </w:r>
      <w:proofErr w:type="gramEnd"/>
      <w:r>
        <w:rPr>
          <w:lang w:eastAsia="ko-KR"/>
        </w:rPr>
        <w:t xml:space="preserve"> conversation to further boost the forecasting performance. </w:t>
      </w:r>
    </w:p>
    <w:p w14:paraId="77ADD850" w14:textId="510BDEE9" w:rsidR="00753F9D" w:rsidRPr="000300BD" w:rsidRDefault="000300BD" w:rsidP="00A5417C">
      <w:pPr>
        <w:pStyle w:val="Normal1"/>
        <w:spacing w:after="0" w:line="480" w:lineRule="auto"/>
        <w:ind w:firstLine="720"/>
        <w:rPr>
          <w:b/>
          <w:bCs/>
          <w:lang w:eastAsia="ko-KR"/>
        </w:rPr>
      </w:pPr>
      <w:r w:rsidRPr="000300BD">
        <w:rPr>
          <w:b/>
          <w:bCs/>
          <w:lang w:eastAsia="ko-KR"/>
        </w:rPr>
        <w:t xml:space="preserve">6.3 </w:t>
      </w:r>
      <w:r w:rsidR="00753F9D" w:rsidRPr="000300BD">
        <w:rPr>
          <w:b/>
          <w:bCs/>
          <w:lang w:eastAsia="ko-KR"/>
        </w:rPr>
        <w:t>Conclusions</w:t>
      </w:r>
    </w:p>
    <w:p w14:paraId="5A004C7B" w14:textId="63507F74" w:rsidR="00753F9D" w:rsidRPr="00753F9D" w:rsidRDefault="00753F9D">
      <w:pPr>
        <w:pStyle w:val="Normal1"/>
        <w:spacing w:after="0" w:line="480" w:lineRule="auto"/>
        <w:ind w:firstLine="720"/>
        <w:jc w:val="left"/>
        <w:rPr>
          <w:lang w:eastAsia="ko-KR"/>
        </w:rPr>
        <w:pPrChange w:id="57" w:author="Srinivasan, Karthik" w:date="2023-06-27T15:21:00Z">
          <w:pPr>
            <w:pStyle w:val="Normal1"/>
            <w:spacing w:after="0" w:line="480" w:lineRule="auto"/>
            <w:ind w:firstLine="720"/>
          </w:pPr>
        </w:pPrChange>
      </w:pPr>
      <w:r>
        <w:rPr>
          <w:lang w:eastAsia="ko-KR"/>
        </w:rPr>
        <w:t xml:space="preserve">Our study presents a deep learning framework for analyzing and predicting the Equity Market-related Economic Uncertainty Index using data from the "Personal Finance" subreddit. The framework consists of text standardization, feature engineering, topic extraction, dimension reduction, cross-validation, and EUI calculation modules. We conducted 18 modeling experiments with various combinations of the number of topics and future EUI scores. The best estimator was found to be the one with 2504 original topics automatically generated by </w:t>
      </w:r>
      <w:proofErr w:type="spellStart"/>
      <w:r>
        <w:rPr>
          <w:lang w:eastAsia="ko-KR"/>
        </w:rPr>
        <w:t>BERTopic</w:t>
      </w:r>
      <w:proofErr w:type="spellEnd"/>
      <w:r>
        <w:rPr>
          <w:lang w:eastAsia="ko-KR"/>
        </w:rPr>
        <w:t xml:space="preserve"> for EUI prediction one day after posts and replies were made. Some of the top topics influencing prediction performance include retirement investment, social security benefits, renting, pension, medical bills, etc. A change in the volume of posts containing these topics can serve as an indicator of economic fluctuations. Our study hints that online special-interest groups often get an intuition about dramatic changes occurring in the macro-environment and therefore express their sentiments that may be predictive of future economic conditions.</w:t>
      </w:r>
    </w:p>
    <w:p w14:paraId="7A095595" w14:textId="36933E9A" w:rsidR="008B6CFA" w:rsidRPr="00C71998" w:rsidRDefault="00846BBB" w:rsidP="00A5417C">
      <w:pPr>
        <w:pStyle w:val="Heading1"/>
        <w:spacing w:before="0" w:after="0" w:line="480" w:lineRule="auto"/>
        <w:rPr>
          <w:sz w:val="24"/>
          <w:szCs w:val="24"/>
        </w:rPr>
      </w:pPr>
      <w:r w:rsidRPr="00C71998">
        <w:rPr>
          <w:sz w:val="24"/>
          <w:szCs w:val="24"/>
        </w:rPr>
        <w:t>REFERENCES</w:t>
      </w:r>
    </w:p>
    <w:sdt>
      <w:sdtPr>
        <w:rPr>
          <w:sz w:val="22"/>
          <w:szCs w:val="22"/>
        </w:rPr>
        <w:tag w:val="MENDELEY_BIBLIOGRAPHY"/>
        <w:id w:val="237215535"/>
        <w:placeholder>
          <w:docPart w:val="DefaultPlaceholder_-1854013440"/>
        </w:placeholder>
      </w:sdtPr>
      <w:sdtEndPr/>
      <w:sdtContent>
        <w:p w14:paraId="20CDC2C5" w14:textId="77777777" w:rsidR="00780EC0" w:rsidRDefault="00780EC0">
          <w:pPr>
            <w:autoSpaceDE w:val="0"/>
            <w:autoSpaceDN w:val="0"/>
            <w:ind w:hanging="640"/>
            <w:divId w:val="833951687"/>
          </w:pPr>
          <w:r>
            <w:t>1.</w:t>
          </w:r>
          <w:r>
            <w:tab/>
            <w:t xml:space="preserve">Ashish, K.R., Bezawada, Kumar, A., et al. From Social to Sale: The Effects of Firm Generated Content in Social Media on Customer Behavior. </w:t>
          </w:r>
          <w:r>
            <w:rPr>
              <w:i/>
              <w:iCs/>
            </w:rPr>
            <w:t>Journal of Marketing</w:t>
          </w:r>
          <w:r>
            <w:t xml:space="preserve">, </w:t>
          </w:r>
          <w:r>
            <w:rPr>
              <w:i/>
              <w:iCs/>
            </w:rPr>
            <w:t>53</w:t>
          </w:r>
          <w:r>
            <w:t>, 9 (2018), 1689–1699.</w:t>
          </w:r>
        </w:p>
        <w:p w14:paraId="10B5B13F" w14:textId="77777777" w:rsidR="00780EC0" w:rsidRDefault="00780EC0">
          <w:pPr>
            <w:autoSpaceDE w:val="0"/>
            <w:autoSpaceDN w:val="0"/>
            <w:ind w:hanging="640"/>
            <w:divId w:val="877283004"/>
          </w:pPr>
          <w:r>
            <w:t>2.</w:t>
          </w:r>
          <w:r>
            <w:tab/>
            <w:t xml:space="preserve">Baker, S.R., Bloom, N., and Davis, S.J. Measuring economic policy uncertainty. </w:t>
          </w:r>
          <w:r>
            <w:rPr>
              <w:i/>
              <w:iCs/>
            </w:rPr>
            <w:t>Quarterly Journal of Economics</w:t>
          </w:r>
          <w:r>
            <w:t xml:space="preserve">, </w:t>
          </w:r>
          <w:r>
            <w:rPr>
              <w:i/>
              <w:iCs/>
            </w:rPr>
            <w:t>131</w:t>
          </w:r>
          <w:r>
            <w:t>, 4 (2016), 1593–1636.</w:t>
          </w:r>
        </w:p>
        <w:p w14:paraId="255D81C6" w14:textId="77777777" w:rsidR="00780EC0" w:rsidRDefault="00780EC0">
          <w:pPr>
            <w:autoSpaceDE w:val="0"/>
            <w:autoSpaceDN w:val="0"/>
            <w:ind w:hanging="640"/>
            <w:divId w:val="2076004936"/>
          </w:pPr>
          <w:r>
            <w:t>3.</w:t>
          </w:r>
          <w:r>
            <w:tab/>
            <w:t xml:space="preserve">Blei, D.M., Ng, A.Y., and Jordan, M.I. Latent </w:t>
          </w:r>
          <w:proofErr w:type="spellStart"/>
          <w:r>
            <w:t>dirichlet</w:t>
          </w:r>
          <w:proofErr w:type="spellEnd"/>
          <w:r>
            <w:t xml:space="preserve"> allocation. </w:t>
          </w:r>
          <w:r>
            <w:rPr>
              <w:i/>
              <w:iCs/>
            </w:rPr>
            <w:t>The Journal of Machine Learning Research</w:t>
          </w:r>
          <w:r>
            <w:t xml:space="preserve">, </w:t>
          </w:r>
          <w:r>
            <w:rPr>
              <w:i/>
              <w:iCs/>
            </w:rPr>
            <w:t>3</w:t>
          </w:r>
          <w:r>
            <w:t>, (March 2003), 993–1022.</w:t>
          </w:r>
        </w:p>
        <w:p w14:paraId="0F485223" w14:textId="77777777" w:rsidR="00780EC0" w:rsidRDefault="00780EC0">
          <w:pPr>
            <w:autoSpaceDE w:val="0"/>
            <w:autoSpaceDN w:val="0"/>
            <w:ind w:hanging="640"/>
            <w:divId w:val="1307736307"/>
          </w:pPr>
          <w:r>
            <w:t>4.</w:t>
          </w:r>
          <w:r>
            <w:tab/>
          </w:r>
          <w:proofErr w:type="spellStart"/>
          <w:r>
            <w:t>Boe</w:t>
          </w:r>
          <w:proofErr w:type="spellEnd"/>
          <w:r>
            <w:t xml:space="preserve">, B., Payne, J., and P., A.D. </w:t>
          </w:r>
          <w:r>
            <w:rPr>
              <w:i/>
              <w:iCs/>
            </w:rPr>
            <w:t>No Title</w:t>
          </w:r>
          <w:r>
            <w:t>. The Python Reddit API Wrapper, PRAW, 2014.</w:t>
          </w:r>
        </w:p>
        <w:p w14:paraId="6483CDF2" w14:textId="77777777" w:rsidR="00780EC0" w:rsidRDefault="00780EC0">
          <w:pPr>
            <w:autoSpaceDE w:val="0"/>
            <w:autoSpaceDN w:val="0"/>
            <w:ind w:hanging="640"/>
            <w:divId w:val="674769094"/>
          </w:pPr>
          <w:r>
            <w:t>5.</w:t>
          </w:r>
          <w:r>
            <w:tab/>
          </w:r>
          <w:proofErr w:type="spellStart"/>
          <w:r>
            <w:t>Breiman</w:t>
          </w:r>
          <w:proofErr w:type="spellEnd"/>
          <w:r>
            <w:t xml:space="preserve">, L. Random Forests. </w:t>
          </w:r>
          <w:r>
            <w:rPr>
              <w:i/>
              <w:iCs/>
            </w:rPr>
            <w:t>Machine Learning</w:t>
          </w:r>
          <w:r>
            <w:t xml:space="preserve">, </w:t>
          </w:r>
          <w:r>
            <w:rPr>
              <w:i/>
              <w:iCs/>
            </w:rPr>
            <w:t>45</w:t>
          </w:r>
          <w:r>
            <w:t>, 1 (2001), 5–32.</w:t>
          </w:r>
        </w:p>
        <w:p w14:paraId="2F80B6D3" w14:textId="77777777" w:rsidR="00780EC0" w:rsidRDefault="00780EC0">
          <w:pPr>
            <w:autoSpaceDE w:val="0"/>
            <w:autoSpaceDN w:val="0"/>
            <w:ind w:hanging="640"/>
            <w:divId w:val="531919863"/>
          </w:pPr>
          <w:r>
            <w:t>6.</w:t>
          </w:r>
          <w:r>
            <w:tab/>
            <w:t xml:space="preserve">Chaudhary, R., Bakhshi, P., and Gupta, H. Volatility in International Stock Markets: An Empirical Study during COVID-19. </w:t>
          </w:r>
          <w:r>
            <w:rPr>
              <w:i/>
              <w:iCs/>
            </w:rPr>
            <w:t>Journal of Risk and Financial Management</w:t>
          </w:r>
          <w:r>
            <w:t xml:space="preserve">, </w:t>
          </w:r>
          <w:r>
            <w:rPr>
              <w:i/>
              <w:iCs/>
            </w:rPr>
            <w:t>13</w:t>
          </w:r>
          <w:r>
            <w:t>, 9 (2020).</w:t>
          </w:r>
        </w:p>
        <w:p w14:paraId="77F2846E" w14:textId="77777777" w:rsidR="00780EC0" w:rsidRDefault="00780EC0">
          <w:pPr>
            <w:autoSpaceDE w:val="0"/>
            <w:autoSpaceDN w:val="0"/>
            <w:ind w:hanging="640"/>
            <w:divId w:val="2005357972"/>
          </w:pPr>
          <w:r>
            <w:lastRenderedPageBreak/>
            <w:t>7.</w:t>
          </w:r>
          <w:r>
            <w:tab/>
            <w:t>Das, A. and Rad, P. Opportunities and Challenges in Explainable Artificial Intelligence (XAI): A Survey. (June 2020).</w:t>
          </w:r>
        </w:p>
        <w:p w14:paraId="2DCF709D" w14:textId="77777777" w:rsidR="00780EC0" w:rsidRDefault="00780EC0">
          <w:pPr>
            <w:autoSpaceDE w:val="0"/>
            <w:autoSpaceDN w:val="0"/>
            <w:ind w:hanging="640"/>
            <w:divId w:val="1067265236"/>
          </w:pPr>
          <w:r>
            <w:t>8.</w:t>
          </w:r>
          <w:r>
            <w:tab/>
            <w:t xml:space="preserve">Deng, S., Huang, Z., Sinha, A.P., and Zhao, H. The interaction between microblog sentiment and stock returns: An empirical examination. </w:t>
          </w:r>
          <w:r>
            <w:rPr>
              <w:i/>
              <w:iCs/>
            </w:rPr>
            <w:t>MIS Quarterly</w:t>
          </w:r>
          <w:r>
            <w:t xml:space="preserve">, </w:t>
          </w:r>
          <w:r>
            <w:rPr>
              <w:i/>
              <w:iCs/>
            </w:rPr>
            <w:t>42</w:t>
          </w:r>
          <w:r>
            <w:t>, 3 (2018).</w:t>
          </w:r>
        </w:p>
        <w:p w14:paraId="0A200C3B" w14:textId="77777777" w:rsidR="00780EC0" w:rsidRDefault="00780EC0">
          <w:pPr>
            <w:autoSpaceDE w:val="0"/>
            <w:autoSpaceDN w:val="0"/>
            <w:ind w:hanging="640"/>
            <w:divId w:val="421682611"/>
          </w:pPr>
          <w:r>
            <w:t>9.</w:t>
          </w:r>
          <w:r>
            <w:tab/>
            <w:t xml:space="preserve">Devlin, J., Chang, M.W., Lee, K., and Toutanova, K. </w:t>
          </w:r>
          <w:r>
            <w:rPr>
              <w:i/>
              <w:iCs/>
            </w:rPr>
            <w:t>BERT: Pre-training of deep bidirectional transformers for language understanding</w:t>
          </w:r>
          <w:r>
            <w:t>. 2019.</w:t>
          </w:r>
        </w:p>
        <w:p w14:paraId="0A81FB12" w14:textId="77777777" w:rsidR="00780EC0" w:rsidRDefault="00780EC0">
          <w:pPr>
            <w:autoSpaceDE w:val="0"/>
            <w:autoSpaceDN w:val="0"/>
            <w:ind w:hanging="640"/>
            <w:divId w:val="1633750072"/>
          </w:pPr>
          <w:r>
            <w:t>10.</w:t>
          </w:r>
          <w:r>
            <w:tab/>
          </w:r>
          <w:proofErr w:type="spellStart"/>
          <w:r>
            <w:t>Ensafi</w:t>
          </w:r>
          <w:proofErr w:type="spellEnd"/>
          <w:r>
            <w:t xml:space="preserve">, Y., Amin, S.H., Zhang, G., and Shah, B. Time-series forecasting of seasonal items sales using machine learning – A comparative analysis. </w:t>
          </w:r>
          <w:r>
            <w:rPr>
              <w:i/>
              <w:iCs/>
            </w:rPr>
            <w:t>International Journal of Information Management Data Insights</w:t>
          </w:r>
          <w:r>
            <w:t xml:space="preserve">, </w:t>
          </w:r>
          <w:r>
            <w:rPr>
              <w:i/>
              <w:iCs/>
            </w:rPr>
            <w:t>2</w:t>
          </w:r>
          <w:r>
            <w:t>, 1 (2022).</w:t>
          </w:r>
        </w:p>
        <w:p w14:paraId="37898787" w14:textId="77777777" w:rsidR="00780EC0" w:rsidRDefault="00780EC0">
          <w:pPr>
            <w:autoSpaceDE w:val="0"/>
            <w:autoSpaceDN w:val="0"/>
            <w:ind w:hanging="640"/>
            <w:divId w:val="513760900"/>
          </w:pPr>
          <w:r>
            <w:t>11.</w:t>
          </w:r>
          <w:r>
            <w:tab/>
            <w:t xml:space="preserve">Ester, M., Kriegel, H.-P., Sander, J., and Xu, X. A Density-Based Algorithm for Discovering Clusters in Large Spatial Databases with Noise. </w:t>
          </w:r>
          <w:r>
            <w:rPr>
              <w:i/>
              <w:iCs/>
            </w:rPr>
            <w:t>in KDD (Vol.</w:t>
          </w:r>
          <w:r>
            <w:t xml:space="preserve">, </w:t>
          </w:r>
          <w:r>
            <w:rPr>
              <w:i/>
              <w:iCs/>
            </w:rPr>
            <w:t>96</w:t>
          </w:r>
          <w:r>
            <w:t>, (1996), 226–231.</w:t>
          </w:r>
        </w:p>
        <w:p w14:paraId="32212368" w14:textId="77777777" w:rsidR="00780EC0" w:rsidRDefault="00780EC0">
          <w:pPr>
            <w:autoSpaceDE w:val="0"/>
            <w:autoSpaceDN w:val="0"/>
            <w:ind w:hanging="640"/>
            <w:divId w:val="258103853"/>
          </w:pPr>
          <w:r>
            <w:t>12.</w:t>
          </w:r>
          <w:r>
            <w:tab/>
            <w:t xml:space="preserve">Friedman, J., Hastie, T., and </w:t>
          </w:r>
          <w:proofErr w:type="spellStart"/>
          <w:r>
            <w:t>Tibshirani</w:t>
          </w:r>
          <w:proofErr w:type="spellEnd"/>
          <w:r>
            <w:t xml:space="preserve">, R. </w:t>
          </w:r>
          <w:r>
            <w:rPr>
              <w:i/>
              <w:iCs/>
            </w:rPr>
            <w:t>The Elements of Statistical Learning</w:t>
          </w:r>
          <w:r>
            <w:t>. 2001.</w:t>
          </w:r>
        </w:p>
        <w:p w14:paraId="3C580CB2" w14:textId="77777777" w:rsidR="00780EC0" w:rsidRDefault="00780EC0">
          <w:pPr>
            <w:autoSpaceDE w:val="0"/>
            <w:autoSpaceDN w:val="0"/>
            <w:ind w:hanging="640"/>
            <w:divId w:val="2117554072"/>
          </w:pPr>
          <w:r>
            <w:t>13.</w:t>
          </w:r>
          <w:r>
            <w:tab/>
            <w:t xml:space="preserve">Garman, E.T. and Forgue, R. </w:t>
          </w:r>
          <w:r>
            <w:rPr>
              <w:i/>
              <w:iCs/>
            </w:rPr>
            <w:t>Personal Finance</w:t>
          </w:r>
          <w:r>
            <w:t>. Cengage Learning, 2014.</w:t>
          </w:r>
        </w:p>
        <w:p w14:paraId="18EBE02F" w14:textId="77777777" w:rsidR="00780EC0" w:rsidRDefault="00780EC0">
          <w:pPr>
            <w:autoSpaceDE w:val="0"/>
            <w:autoSpaceDN w:val="0"/>
            <w:ind w:hanging="640"/>
            <w:divId w:val="1619146541"/>
          </w:pPr>
          <w:r>
            <w:t>14.</w:t>
          </w:r>
          <w:r>
            <w:tab/>
            <w:t xml:space="preserve">Gelman, A., Carlin, J.B., Stern, H.S., Dunson, D.B., </w:t>
          </w:r>
          <w:proofErr w:type="spellStart"/>
          <w:r>
            <w:t>Vehtari</w:t>
          </w:r>
          <w:proofErr w:type="spellEnd"/>
          <w:r>
            <w:t xml:space="preserve">, A., and Rubin, D.B. </w:t>
          </w:r>
          <w:r>
            <w:rPr>
              <w:i/>
              <w:iCs/>
            </w:rPr>
            <w:t>Bayesian Data Analysis</w:t>
          </w:r>
          <w:r>
            <w:t>. CRC press, Boca Raton, FL, 2014.</w:t>
          </w:r>
        </w:p>
        <w:p w14:paraId="2C04248C" w14:textId="77777777" w:rsidR="00780EC0" w:rsidRDefault="00780EC0">
          <w:pPr>
            <w:autoSpaceDE w:val="0"/>
            <w:autoSpaceDN w:val="0"/>
            <w:ind w:hanging="640"/>
            <w:divId w:val="569778259"/>
          </w:pPr>
          <w:r>
            <w:t>15.</w:t>
          </w:r>
          <w:r>
            <w:tab/>
            <w:t xml:space="preserve">Grootendorst, M. </w:t>
          </w:r>
          <w:r>
            <w:rPr>
              <w:i/>
              <w:iCs/>
            </w:rPr>
            <w:t>Neural Topic Modeling with a Class-Based TF-IDF Procedure</w:t>
          </w:r>
          <w:r>
            <w:t xml:space="preserve">. </w:t>
          </w:r>
          <w:proofErr w:type="spellStart"/>
          <w:r>
            <w:t>BERTopic</w:t>
          </w:r>
          <w:proofErr w:type="spellEnd"/>
          <w:r>
            <w:t>, 2022.</w:t>
          </w:r>
        </w:p>
        <w:p w14:paraId="35FACE8D" w14:textId="77777777" w:rsidR="00780EC0" w:rsidRDefault="00780EC0">
          <w:pPr>
            <w:autoSpaceDE w:val="0"/>
            <w:autoSpaceDN w:val="0"/>
            <w:ind w:hanging="640"/>
            <w:divId w:val="1082871709"/>
          </w:pPr>
          <w:r>
            <w:t>16.</w:t>
          </w:r>
          <w:r>
            <w:tab/>
            <w:t xml:space="preserve">Hoffman, M.D. and Gelman, A. The no-U-turn sampler: Adaptively setting path lengths in Hamiltonian Monte Carlo. </w:t>
          </w:r>
          <w:r>
            <w:rPr>
              <w:i/>
              <w:iCs/>
            </w:rPr>
            <w:t>Journal of Machine Learning Research</w:t>
          </w:r>
          <w:r>
            <w:t xml:space="preserve">, </w:t>
          </w:r>
          <w:r>
            <w:rPr>
              <w:i/>
              <w:iCs/>
            </w:rPr>
            <w:t>15</w:t>
          </w:r>
          <w:r>
            <w:t>, (2014).</w:t>
          </w:r>
        </w:p>
        <w:p w14:paraId="71D2B9D5" w14:textId="77777777" w:rsidR="00780EC0" w:rsidRDefault="00780EC0">
          <w:pPr>
            <w:autoSpaceDE w:val="0"/>
            <w:autoSpaceDN w:val="0"/>
            <w:ind w:hanging="640"/>
            <w:divId w:val="96945842"/>
          </w:pPr>
          <w:r>
            <w:t>17.</w:t>
          </w:r>
          <w:r>
            <w:tab/>
            <w:t xml:space="preserve">John, K. and Li, J. COVID-19, volatility dynamics, and sentiment trading. </w:t>
          </w:r>
          <w:r>
            <w:rPr>
              <w:i/>
              <w:iCs/>
            </w:rPr>
            <w:t>Journal of Banking and Finance</w:t>
          </w:r>
          <w:r>
            <w:t xml:space="preserve">, </w:t>
          </w:r>
          <w:r>
            <w:rPr>
              <w:i/>
              <w:iCs/>
            </w:rPr>
            <w:t>133</w:t>
          </w:r>
          <w:r>
            <w:t>, (2021).</w:t>
          </w:r>
        </w:p>
        <w:p w14:paraId="3C300C93" w14:textId="77777777" w:rsidR="00780EC0" w:rsidRDefault="00780EC0">
          <w:pPr>
            <w:autoSpaceDE w:val="0"/>
            <w:autoSpaceDN w:val="0"/>
            <w:ind w:hanging="640"/>
            <w:divId w:val="1019821462"/>
          </w:pPr>
          <w:r>
            <w:t>18.</w:t>
          </w:r>
          <w:r>
            <w:tab/>
          </w:r>
          <w:proofErr w:type="spellStart"/>
          <w:r>
            <w:t>Kalamara</w:t>
          </w:r>
          <w:proofErr w:type="spellEnd"/>
          <w:r>
            <w:t xml:space="preserve">, E., Turrell, A., Redl, C., </w:t>
          </w:r>
          <w:proofErr w:type="spellStart"/>
          <w:r>
            <w:t>Kapetanios</w:t>
          </w:r>
          <w:proofErr w:type="spellEnd"/>
          <w:r>
            <w:t xml:space="preserve">, G., and Kapadia, S. Making text count: Economic forecasting using newspaper text. </w:t>
          </w:r>
          <w:r>
            <w:rPr>
              <w:i/>
              <w:iCs/>
            </w:rPr>
            <w:t>Journal of Applied Econometrics</w:t>
          </w:r>
          <w:r>
            <w:t xml:space="preserve">, </w:t>
          </w:r>
          <w:r>
            <w:rPr>
              <w:i/>
              <w:iCs/>
            </w:rPr>
            <w:t>37</w:t>
          </w:r>
          <w:r>
            <w:t>, 5 (2022), 896–919.</w:t>
          </w:r>
        </w:p>
        <w:p w14:paraId="1A5F4855" w14:textId="77777777" w:rsidR="00780EC0" w:rsidRDefault="00780EC0">
          <w:pPr>
            <w:autoSpaceDE w:val="0"/>
            <w:autoSpaceDN w:val="0"/>
            <w:ind w:hanging="640"/>
            <w:divId w:val="29496207"/>
          </w:pPr>
          <w:r>
            <w:t>19.</w:t>
          </w:r>
          <w:r>
            <w:tab/>
          </w:r>
          <w:proofErr w:type="spellStart"/>
          <w:r>
            <w:t>Korobov</w:t>
          </w:r>
          <w:proofErr w:type="spellEnd"/>
          <w:r>
            <w:t xml:space="preserve">, M. and </w:t>
          </w:r>
          <w:proofErr w:type="spellStart"/>
          <w:r>
            <w:t>Lopuhin</w:t>
          </w:r>
          <w:proofErr w:type="spellEnd"/>
          <w:r>
            <w:t xml:space="preserve">, K. Eli5. </w:t>
          </w:r>
          <w:r>
            <w:rPr>
              <w:i/>
              <w:iCs/>
            </w:rPr>
            <w:t>5</w:t>
          </w:r>
          <w:r>
            <w:t>, 2016. https://eli5.readthedocs.io/en/latest/.</w:t>
          </w:r>
        </w:p>
        <w:p w14:paraId="5466B20E" w14:textId="77777777" w:rsidR="00780EC0" w:rsidRDefault="00780EC0">
          <w:pPr>
            <w:autoSpaceDE w:val="0"/>
            <w:autoSpaceDN w:val="0"/>
            <w:ind w:hanging="640"/>
            <w:divId w:val="542139167"/>
          </w:pPr>
          <w:r>
            <w:t>20.</w:t>
          </w:r>
          <w:r>
            <w:tab/>
            <w:t xml:space="preserve">Kress, G.R. </w:t>
          </w:r>
          <w:r>
            <w:rPr>
              <w:i/>
              <w:iCs/>
            </w:rPr>
            <w:t>Multimodality: A Social Semiotic Approach to Contemporary Communication</w:t>
          </w:r>
          <w:r>
            <w:t>. Taylor &amp; Francis, 2010.</w:t>
          </w:r>
        </w:p>
        <w:p w14:paraId="02C9A060" w14:textId="77777777" w:rsidR="00780EC0" w:rsidRDefault="00780EC0">
          <w:pPr>
            <w:autoSpaceDE w:val="0"/>
            <w:autoSpaceDN w:val="0"/>
            <w:ind w:hanging="640"/>
            <w:divId w:val="905382426"/>
          </w:pPr>
          <w:r>
            <w:t>21.</w:t>
          </w:r>
          <w:r>
            <w:tab/>
          </w:r>
          <w:proofErr w:type="spellStart"/>
          <w:r>
            <w:t>Kurumathur</w:t>
          </w:r>
          <w:proofErr w:type="spellEnd"/>
          <w:r>
            <w:t xml:space="preserve">, S.K., Bhatt, P., Hariharan, G., Valecha, R., and Rao, H.R. Examining the Public Response to Vigilantism: A Multi-dimensional Model of Social Media Discourse. </w:t>
          </w:r>
          <w:r>
            <w:rPr>
              <w:i/>
              <w:iCs/>
            </w:rPr>
            <w:t>ICIS 2022 Proceedings</w:t>
          </w:r>
          <w:r>
            <w:t>, (December 2022).</w:t>
          </w:r>
        </w:p>
        <w:p w14:paraId="0C1A3BD3" w14:textId="77777777" w:rsidR="00780EC0" w:rsidRDefault="00780EC0">
          <w:pPr>
            <w:autoSpaceDE w:val="0"/>
            <w:autoSpaceDN w:val="0"/>
            <w:ind w:hanging="640"/>
            <w:divId w:val="1112944426"/>
          </w:pPr>
          <w:r>
            <w:t>22.</w:t>
          </w:r>
          <w:r>
            <w:tab/>
            <w:t xml:space="preserve">Maqsood, H., Mehmood, I., Maqsood, M., et al. A local and global event sentiment based efficient stock exchange forecasting using deep learning. </w:t>
          </w:r>
          <w:r>
            <w:rPr>
              <w:i/>
              <w:iCs/>
            </w:rPr>
            <w:t>International Journal of Information Management</w:t>
          </w:r>
          <w:r>
            <w:t xml:space="preserve">, </w:t>
          </w:r>
          <w:r>
            <w:rPr>
              <w:i/>
              <w:iCs/>
            </w:rPr>
            <w:t>50</w:t>
          </w:r>
          <w:r>
            <w:t>, (February 2020), 432–451.</w:t>
          </w:r>
        </w:p>
        <w:p w14:paraId="6575C2ED" w14:textId="77777777" w:rsidR="00780EC0" w:rsidRDefault="00780EC0">
          <w:pPr>
            <w:autoSpaceDE w:val="0"/>
            <w:autoSpaceDN w:val="0"/>
            <w:ind w:hanging="640"/>
            <w:divId w:val="1009648452"/>
          </w:pPr>
          <w:r>
            <w:t>23.</w:t>
          </w:r>
          <w:r>
            <w:tab/>
            <w:t xml:space="preserve">McInnes, L., Healy, J., and </w:t>
          </w:r>
          <w:proofErr w:type="spellStart"/>
          <w:r>
            <w:t>Astels</w:t>
          </w:r>
          <w:proofErr w:type="spellEnd"/>
          <w:r>
            <w:t xml:space="preserve">, S. </w:t>
          </w:r>
          <w:proofErr w:type="spellStart"/>
          <w:r>
            <w:t>Hdbscan</w:t>
          </w:r>
          <w:proofErr w:type="spellEnd"/>
          <w:r>
            <w:t xml:space="preserve">: Hierarchical Density Based Clustering. </w:t>
          </w:r>
          <w:r>
            <w:rPr>
              <w:i/>
              <w:iCs/>
            </w:rPr>
            <w:t xml:space="preserve">The Journal of </w:t>
          </w:r>
          <w:proofErr w:type="gramStart"/>
          <w:r>
            <w:rPr>
              <w:i/>
              <w:iCs/>
            </w:rPr>
            <w:t>Open Source</w:t>
          </w:r>
          <w:proofErr w:type="gramEnd"/>
          <w:r>
            <w:rPr>
              <w:i/>
              <w:iCs/>
            </w:rPr>
            <w:t xml:space="preserve"> Software</w:t>
          </w:r>
          <w:r>
            <w:t xml:space="preserve">, </w:t>
          </w:r>
          <w:r>
            <w:rPr>
              <w:i/>
              <w:iCs/>
            </w:rPr>
            <w:t>2</w:t>
          </w:r>
          <w:r>
            <w:t>, (2017), 11.</w:t>
          </w:r>
        </w:p>
        <w:p w14:paraId="71C3F48C" w14:textId="77777777" w:rsidR="00780EC0" w:rsidRDefault="00780EC0">
          <w:pPr>
            <w:autoSpaceDE w:val="0"/>
            <w:autoSpaceDN w:val="0"/>
            <w:ind w:hanging="640"/>
            <w:divId w:val="1624573788"/>
          </w:pPr>
          <w:r>
            <w:t>24.</w:t>
          </w:r>
          <w:r>
            <w:tab/>
            <w:t xml:space="preserve">McInnes, L., Healy, J., and Melville, J. </w:t>
          </w:r>
          <w:r>
            <w:rPr>
              <w:i/>
              <w:iCs/>
            </w:rPr>
            <w:t>Uniform Manifold Approximation and Projection for Dimension Reduction</w:t>
          </w:r>
          <w:r>
            <w:t>. UMAP, 2020.</w:t>
          </w:r>
        </w:p>
        <w:p w14:paraId="05899673" w14:textId="77777777" w:rsidR="00780EC0" w:rsidRDefault="00780EC0">
          <w:pPr>
            <w:autoSpaceDE w:val="0"/>
            <w:autoSpaceDN w:val="0"/>
            <w:ind w:hanging="640"/>
            <w:divId w:val="1401248962"/>
          </w:pPr>
          <w:r>
            <w:lastRenderedPageBreak/>
            <w:t>25.</w:t>
          </w:r>
          <w:r>
            <w:tab/>
          </w:r>
          <w:proofErr w:type="spellStart"/>
          <w:r>
            <w:t>Mikolov</w:t>
          </w:r>
          <w:proofErr w:type="spellEnd"/>
          <w:r>
            <w:t xml:space="preserve">, T., </w:t>
          </w:r>
          <w:proofErr w:type="spellStart"/>
          <w:r>
            <w:t>Sutskever</w:t>
          </w:r>
          <w:proofErr w:type="spellEnd"/>
          <w:r>
            <w:t xml:space="preserve">, I., Chen, K., Corrado, G., and Dean, J. Distributed representations </w:t>
          </w:r>
          <w:proofErr w:type="spellStart"/>
          <w:proofErr w:type="gramStart"/>
          <w:r>
            <w:t>ofwords</w:t>
          </w:r>
          <w:proofErr w:type="spellEnd"/>
          <w:proofErr w:type="gramEnd"/>
          <w:r>
            <w:t xml:space="preserve"> and phrases and their compositionality. In </w:t>
          </w:r>
          <w:r>
            <w:rPr>
              <w:i/>
              <w:iCs/>
            </w:rPr>
            <w:t>Advances in Neural Information Processing Systems</w:t>
          </w:r>
          <w:r>
            <w:t>. 2013.</w:t>
          </w:r>
        </w:p>
        <w:p w14:paraId="0A5D695C" w14:textId="77777777" w:rsidR="00780EC0" w:rsidRDefault="00780EC0">
          <w:pPr>
            <w:autoSpaceDE w:val="0"/>
            <w:autoSpaceDN w:val="0"/>
            <w:ind w:hanging="640"/>
            <w:divId w:val="1700425887"/>
          </w:pPr>
          <w:r>
            <w:t>26.</w:t>
          </w:r>
          <w:r>
            <w:tab/>
            <w:t xml:space="preserve">Molnar, C. Interpretable Machine Learning. A Guide </w:t>
          </w:r>
          <w:proofErr w:type="gramStart"/>
          <w:r>
            <w:t>for</w:t>
          </w:r>
          <w:proofErr w:type="gramEnd"/>
          <w:r>
            <w:t xml:space="preserve"> Making Black Box Models Explainable. </w:t>
          </w:r>
          <w:r>
            <w:rPr>
              <w:i/>
              <w:iCs/>
            </w:rPr>
            <w:t>Book</w:t>
          </w:r>
          <w:r>
            <w:t>, (2020).</w:t>
          </w:r>
        </w:p>
        <w:p w14:paraId="3C9FAF03" w14:textId="77777777" w:rsidR="00780EC0" w:rsidRDefault="00780EC0">
          <w:pPr>
            <w:autoSpaceDE w:val="0"/>
            <w:autoSpaceDN w:val="0"/>
            <w:ind w:hanging="640"/>
            <w:divId w:val="1397900799"/>
          </w:pPr>
          <w:r>
            <w:t>27.</w:t>
          </w:r>
          <w:r>
            <w:tab/>
            <w:t xml:space="preserve">Newman, D., Lau, J.H., Grieser, K., and Baldwin, T. Automatic evaluation of topic coherence. In </w:t>
          </w:r>
          <w:r>
            <w:rPr>
              <w:i/>
              <w:iCs/>
            </w:rPr>
            <w:t>NAACL HLT 2010 - Human Language Technologies: The 2010 Annual Conference of the North American Chapter of the Association for Computational Linguistics, Proceedings of the Main Conference</w:t>
          </w:r>
          <w:r>
            <w:t>. 2010.</w:t>
          </w:r>
        </w:p>
        <w:p w14:paraId="5509CF98" w14:textId="77777777" w:rsidR="00780EC0" w:rsidRDefault="00780EC0">
          <w:pPr>
            <w:autoSpaceDE w:val="0"/>
            <w:autoSpaceDN w:val="0"/>
            <w:ind w:hanging="640"/>
            <w:divId w:val="594242099"/>
          </w:pPr>
          <w:r>
            <w:t>28.</w:t>
          </w:r>
          <w:r>
            <w:tab/>
            <w:t xml:space="preserve">Ortiz, D.P. Economic policy statements, social media, and stock market uncertainty: An analysis of Donald Trump’s tweets. </w:t>
          </w:r>
          <w:r>
            <w:rPr>
              <w:i/>
              <w:iCs/>
            </w:rPr>
            <w:t>Journal of Economics and Finance</w:t>
          </w:r>
          <w:r>
            <w:t>, (2022).</w:t>
          </w:r>
        </w:p>
        <w:p w14:paraId="746DDB53" w14:textId="77777777" w:rsidR="00780EC0" w:rsidRDefault="00780EC0">
          <w:pPr>
            <w:autoSpaceDE w:val="0"/>
            <w:autoSpaceDN w:val="0"/>
            <w:ind w:hanging="640"/>
            <w:divId w:val="919750094"/>
          </w:pPr>
          <w:r>
            <w:t>29.</w:t>
          </w:r>
          <w:r>
            <w:tab/>
          </w:r>
          <w:proofErr w:type="spellStart"/>
          <w:r>
            <w:t>Proferes</w:t>
          </w:r>
          <w:proofErr w:type="spellEnd"/>
          <w:r>
            <w:t xml:space="preserve">, N., Jones, N., Gilbert, S., Fiesler, C., and Zimmer, M. Studying Reddit: A Systematic Overview of Disciplines, Approaches, Methods, and Ethics. </w:t>
          </w:r>
          <w:r>
            <w:rPr>
              <w:i/>
              <w:iCs/>
            </w:rPr>
            <w:t>Social Media and Society</w:t>
          </w:r>
          <w:r>
            <w:t xml:space="preserve">, </w:t>
          </w:r>
          <w:r>
            <w:rPr>
              <w:i/>
              <w:iCs/>
            </w:rPr>
            <w:t>7</w:t>
          </w:r>
          <w:r>
            <w:t>, 2 (2021).</w:t>
          </w:r>
        </w:p>
        <w:p w14:paraId="3583E894" w14:textId="77777777" w:rsidR="00780EC0" w:rsidRDefault="00780EC0">
          <w:pPr>
            <w:autoSpaceDE w:val="0"/>
            <w:autoSpaceDN w:val="0"/>
            <w:ind w:hanging="640"/>
            <w:divId w:val="1099250632"/>
          </w:pPr>
          <w:r>
            <w:t>30.</w:t>
          </w:r>
          <w:r>
            <w:tab/>
            <w:t xml:space="preserve">Ras, G., Xie, N., van </w:t>
          </w:r>
          <w:proofErr w:type="spellStart"/>
          <w:r>
            <w:t>Gerven</w:t>
          </w:r>
          <w:proofErr w:type="spellEnd"/>
          <w:r>
            <w:t xml:space="preserve">, M., and Doran, D. Explainable Deep Learning: A Field Guide for the Uninitiated. </w:t>
          </w:r>
          <w:r>
            <w:rPr>
              <w:i/>
              <w:iCs/>
            </w:rPr>
            <w:t>Journal of Artificial Intelligence Research</w:t>
          </w:r>
          <w:r>
            <w:t xml:space="preserve">, </w:t>
          </w:r>
          <w:r>
            <w:rPr>
              <w:i/>
              <w:iCs/>
            </w:rPr>
            <w:t>73</w:t>
          </w:r>
          <w:r>
            <w:t>, (2022), 329–396.</w:t>
          </w:r>
        </w:p>
        <w:p w14:paraId="207E3F1F" w14:textId="77777777" w:rsidR="00780EC0" w:rsidRDefault="00780EC0">
          <w:pPr>
            <w:autoSpaceDE w:val="0"/>
            <w:autoSpaceDN w:val="0"/>
            <w:ind w:hanging="640"/>
            <w:divId w:val="437063789"/>
          </w:pPr>
          <w:r>
            <w:t>31.</w:t>
          </w:r>
          <w:r>
            <w:tab/>
            <w:t xml:space="preserve">Reimers, N. and </w:t>
          </w:r>
          <w:proofErr w:type="spellStart"/>
          <w:r>
            <w:t>Gurevych</w:t>
          </w:r>
          <w:proofErr w:type="spellEnd"/>
          <w:r>
            <w:t xml:space="preserve">, I. Sentence-BERT: Sentence embeddings using </w:t>
          </w:r>
          <w:proofErr w:type="spellStart"/>
          <w:r>
            <w:t>siamese</w:t>
          </w:r>
          <w:proofErr w:type="spellEnd"/>
          <w:r>
            <w:t xml:space="preserve"> BERT-networks. In E. Conference, ed., </w:t>
          </w:r>
          <w:r>
            <w:rPr>
              <w:i/>
              <w:iCs/>
            </w:rPr>
            <w:t>EMNLP-IJCNLP 2019 - 2019 Conference on Empirical Methods in Natural Language Processing and 9th International Joint Conference on Natural Language Processing, Proceedings of the Conference</w:t>
          </w:r>
          <w:r>
            <w:t>. 2019, pp. 3982–3992.</w:t>
          </w:r>
        </w:p>
        <w:p w14:paraId="26485B6F" w14:textId="77777777" w:rsidR="00780EC0" w:rsidRDefault="00780EC0">
          <w:pPr>
            <w:autoSpaceDE w:val="0"/>
            <w:autoSpaceDN w:val="0"/>
            <w:ind w:hanging="640"/>
            <w:divId w:val="1231112962"/>
          </w:pPr>
          <w:r>
            <w:t>32.</w:t>
          </w:r>
          <w:r>
            <w:tab/>
            <w:t xml:space="preserve">Ryu, P.M. Predicting the unemployment rate using social media analysis. </w:t>
          </w:r>
          <w:r>
            <w:rPr>
              <w:i/>
              <w:iCs/>
            </w:rPr>
            <w:t>Journal of Information Processing Systems</w:t>
          </w:r>
          <w:r>
            <w:t xml:space="preserve">, </w:t>
          </w:r>
          <w:r>
            <w:rPr>
              <w:i/>
              <w:iCs/>
            </w:rPr>
            <w:t>14</w:t>
          </w:r>
          <w:r>
            <w:t>, 4 (2018).</w:t>
          </w:r>
        </w:p>
        <w:p w14:paraId="40E87CA1" w14:textId="77777777" w:rsidR="00780EC0" w:rsidRDefault="00780EC0">
          <w:pPr>
            <w:autoSpaceDE w:val="0"/>
            <w:autoSpaceDN w:val="0"/>
            <w:ind w:hanging="640"/>
            <w:divId w:val="146216330"/>
          </w:pPr>
          <w:r>
            <w:t>33.</w:t>
          </w:r>
          <w:r>
            <w:tab/>
            <w:t xml:space="preserve">Sachin, P.K., Schecter, A., and Li, W. Emotions in </w:t>
          </w:r>
          <w:proofErr w:type="gramStart"/>
          <w:r>
            <w:t>Microblogs</w:t>
          </w:r>
          <w:proofErr w:type="gramEnd"/>
          <w:r>
            <w:t xml:space="preserve"> and Information Diffusion: Evidence of a Curvilinear Relationship. In </w:t>
          </w:r>
          <w:r>
            <w:rPr>
              <w:i/>
              <w:iCs/>
            </w:rPr>
            <w:t>ICIS 2022 Proceedings</w:t>
          </w:r>
          <w:r>
            <w:t>. 2022, pp. 2471.</w:t>
          </w:r>
        </w:p>
        <w:p w14:paraId="3201F505" w14:textId="77777777" w:rsidR="00780EC0" w:rsidRDefault="00780EC0">
          <w:pPr>
            <w:autoSpaceDE w:val="0"/>
            <w:autoSpaceDN w:val="0"/>
            <w:ind w:hanging="640"/>
            <w:divId w:val="1458449522"/>
          </w:pPr>
          <w:r>
            <w:t>34.</w:t>
          </w:r>
          <w:r>
            <w:tab/>
            <w:t xml:space="preserve">Shmueli, G. and </w:t>
          </w:r>
          <w:proofErr w:type="spellStart"/>
          <w:r>
            <w:t>Koppius</w:t>
          </w:r>
          <w:proofErr w:type="spellEnd"/>
          <w:r>
            <w:t xml:space="preserve">, O.R. Predictive analytics in information systems research. </w:t>
          </w:r>
          <w:r>
            <w:rPr>
              <w:i/>
              <w:iCs/>
            </w:rPr>
            <w:t>MIS Quarterly: Management Information Systems</w:t>
          </w:r>
          <w:r>
            <w:t>, (2011).</w:t>
          </w:r>
        </w:p>
        <w:p w14:paraId="10219411" w14:textId="77777777" w:rsidR="00780EC0" w:rsidRDefault="00780EC0">
          <w:pPr>
            <w:autoSpaceDE w:val="0"/>
            <w:autoSpaceDN w:val="0"/>
            <w:ind w:hanging="640"/>
            <w:divId w:val="1832478402"/>
          </w:pPr>
          <w:r>
            <w:t>35.</w:t>
          </w:r>
          <w:r>
            <w:tab/>
            <w:t xml:space="preserve">Singh Chauhan, S., Srinivasan, K., and Sharma, T. A trans-national comparison of stock market movements and related social media chatter during the COVID-19 pandemic. </w:t>
          </w:r>
          <w:r>
            <w:rPr>
              <w:i/>
              <w:iCs/>
            </w:rPr>
            <w:t>Journal of Business Analytics</w:t>
          </w:r>
          <w:r>
            <w:t>, (2022).</w:t>
          </w:r>
        </w:p>
        <w:p w14:paraId="7339FC15" w14:textId="77777777" w:rsidR="00780EC0" w:rsidRDefault="00780EC0">
          <w:pPr>
            <w:autoSpaceDE w:val="0"/>
            <w:autoSpaceDN w:val="0"/>
            <w:ind w:hanging="640"/>
            <w:divId w:val="1545556070"/>
          </w:pPr>
          <w:r>
            <w:t>36.</w:t>
          </w:r>
          <w:r>
            <w:tab/>
            <w:t xml:space="preserve">Taylor, S.J. and Letham, B. Forecasting at Scale. </w:t>
          </w:r>
          <w:r>
            <w:rPr>
              <w:i/>
              <w:iCs/>
            </w:rPr>
            <w:t>The American Statistician</w:t>
          </w:r>
          <w:r>
            <w:t xml:space="preserve">, </w:t>
          </w:r>
          <w:r>
            <w:rPr>
              <w:i/>
              <w:iCs/>
            </w:rPr>
            <w:t>72</w:t>
          </w:r>
          <w:r>
            <w:t>, 1 (January 2018), 37–45.</w:t>
          </w:r>
        </w:p>
        <w:p w14:paraId="12889C68" w14:textId="77777777" w:rsidR="00780EC0" w:rsidRDefault="00780EC0">
          <w:pPr>
            <w:autoSpaceDE w:val="0"/>
            <w:autoSpaceDN w:val="0"/>
            <w:ind w:hanging="640"/>
            <w:divId w:val="863325356"/>
          </w:pPr>
          <w:r>
            <w:t>37.</w:t>
          </w:r>
          <w:r>
            <w:tab/>
          </w:r>
          <w:proofErr w:type="spellStart"/>
          <w:r>
            <w:t>Tibshirani</w:t>
          </w:r>
          <w:proofErr w:type="spellEnd"/>
          <w:r>
            <w:t xml:space="preserve">, R. Regression Shrinkage and Selection Via the Lasso. </w:t>
          </w:r>
          <w:r>
            <w:rPr>
              <w:i/>
              <w:iCs/>
            </w:rPr>
            <w:t>Journal of the Royal Statistical Society, Series B (</w:t>
          </w:r>
          <w:proofErr w:type="spellStart"/>
          <w:r>
            <w:rPr>
              <w:i/>
              <w:iCs/>
            </w:rPr>
            <w:t>Methodogical</w:t>
          </w:r>
          <w:proofErr w:type="spellEnd"/>
          <w:r>
            <w:rPr>
              <w:i/>
              <w:iCs/>
            </w:rPr>
            <w:t>), pp</w:t>
          </w:r>
          <w:r>
            <w:t>, (1996), 267–288.</w:t>
          </w:r>
        </w:p>
        <w:p w14:paraId="1DE4EF1E" w14:textId="77777777" w:rsidR="00780EC0" w:rsidRDefault="00780EC0">
          <w:pPr>
            <w:autoSpaceDE w:val="0"/>
            <w:autoSpaceDN w:val="0"/>
            <w:ind w:hanging="640"/>
            <w:divId w:val="1278371518"/>
          </w:pPr>
          <w:r>
            <w:t>38.</w:t>
          </w:r>
          <w:r>
            <w:tab/>
          </w:r>
          <w:proofErr w:type="spellStart"/>
          <w:r>
            <w:t>Velichety</w:t>
          </w:r>
          <w:proofErr w:type="spellEnd"/>
          <w:r>
            <w:t xml:space="preserve">, S. and Shrivastava, U. Quantifying the impacts of online fake news on the equity value of social media platforms – Evidence from Twitter. </w:t>
          </w:r>
          <w:r>
            <w:rPr>
              <w:i/>
              <w:iCs/>
            </w:rPr>
            <w:t>International Journal of Information Management</w:t>
          </w:r>
          <w:r>
            <w:t xml:space="preserve">, </w:t>
          </w:r>
          <w:r>
            <w:rPr>
              <w:i/>
              <w:iCs/>
            </w:rPr>
            <w:t>64</w:t>
          </w:r>
          <w:r>
            <w:t>, (June 2022), 102474.</w:t>
          </w:r>
        </w:p>
        <w:p w14:paraId="72B60140" w14:textId="77777777" w:rsidR="00780EC0" w:rsidRDefault="00780EC0">
          <w:pPr>
            <w:autoSpaceDE w:val="0"/>
            <w:autoSpaceDN w:val="0"/>
            <w:ind w:hanging="640"/>
            <w:divId w:val="669336316"/>
          </w:pPr>
          <w:r>
            <w:t>39.</w:t>
          </w:r>
          <w:r>
            <w:tab/>
            <w:t xml:space="preserve">Wang, Y., Ramaprasad, J., and Gopal, A. Dancing to the #challenge: The Effect of TikTok on Closing the </w:t>
          </w:r>
          <w:proofErr w:type="gramStart"/>
          <w:r>
            <w:t>Artist  Gender</w:t>
          </w:r>
          <w:proofErr w:type="gramEnd"/>
          <w:r>
            <w:t xml:space="preserve"> Gap. </w:t>
          </w:r>
          <w:r>
            <w:rPr>
              <w:i/>
              <w:iCs/>
            </w:rPr>
            <w:t>ICIS 2022 Proceedings</w:t>
          </w:r>
          <w:r>
            <w:t>, (December 2022).</w:t>
          </w:r>
        </w:p>
        <w:p w14:paraId="4B5AECA9" w14:textId="77777777" w:rsidR="00780EC0" w:rsidRDefault="00780EC0">
          <w:pPr>
            <w:autoSpaceDE w:val="0"/>
            <w:autoSpaceDN w:val="0"/>
            <w:ind w:hanging="640"/>
            <w:divId w:val="1581603227"/>
          </w:pPr>
          <w:r>
            <w:lastRenderedPageBreak/>
            <w:t>40.</w:t>
          </w:r>
          <w:r>
            <w:tab/>
          </w:r>
          <w:proofErr w:type="spellStart"/>
          <w:r>
            <w:t>Yeşiltaş</w:t>
          </w:r>
          <w:proofErr w:type="spellEnd"/>
          <w:r>
            <w:t xml:space="preserve">, S., Şen, A., Arslan, B., and Altuğ, S. A Twitter-Based Economic Policy Uncertainty Index: Expert Opinion and Financial Market Dynamics in an Emerging Market Economy. </w:t>
          </w:r>
          <w:r>
            <w:rPr>
              <w:i/>
              <w:iCs/>
            </w:rPr>
            <w:t>Frontiers in Physics</w:t>
          </w:r>
          <w:r>
            <w:t xml:space="preserve">, </w:t>
          </w:r>
          <w:r>
            <w:rPr>
              <w:i/>
              <w:iCs/>
            </w:rPr>
            <w:t>10</w:t>
          </w:r>
          <w:r>
            <w:t>, (2022).</w:t>
          </w:r>
        </w:p>
        <w:p w14:paraId="2BF3DE7D" w14:textId="7A35E556" w:rsidR="002C0591" w:rsidRDefault="00780EC0" w:rsidP="00A5417C">
          <w:pPr>
            <w:spacing w:after="0"/>
            <w:rPr>
              <w:sz w:val="22"/>
              <w:szCs w:val="22"/>
            </w:rPr>
          </w:pPr>
          <w:r>
            <w:t> </w:t>
          </w:r>
        </w:p>
      </w:sdtContent>
    </w:sdt>
    <w:p w14:paraId="42B5ECEF" w14:textId="77777777" w:rsidR="005F353F" w:rsidRDefault="005F353F" w:rsidP="00A5417C">
      <w:pPr>
        <w:spacing w:after="0"/>
        <w:rPr>
          <w:sz w:val="22"/>
          <w:szCs w:val="22"/>
        </w:rPr>
      </w:pPr>
    </w:p>
    <w:p w14:paraId="7A392CE2" w14:textId="5CD63D29" w:rsidR="005F353F" w:rsidRPr="005F353F" w:rsidRDefault="005F353F" w:rsidP="00A5417C">
      <w:pPr>
        <w:pStyle w:val="Heading1"/>
        <w:spacing w:before="0" w:after="0" w:line="480" w:lineRule="auto"/>
        <w:rPr>
          <w:sz w:val="24"/>
          <w:szCs w:val="24"/>
        </w:rPr>
      </w:pPr>
      <w:r w:rsidRPr="005F353F">
        <w:rPr>
          <w:sz w:val="24"/>
          <w:szCs w:val="24"/>
        </w:rPr>
        <w:t xml:space="preserve">FIGURES AND TABLES </w:t>
      </w:r>
    </w:p>
    <w:p w14:paraId="7DF2EF71" w14:textId="307405BA" w:rsidR="005F353F" w:rsidRPr="005F353F" w:rsidRDefault="005F353F" w:rsidP="00A5417C">
      <w:pPr>
        <w:spacing w:after="0"/>
        <w:rPr>
          <w:b/>
          <w:bCs/>
        </w:rPr>
      </w:pPr>
      <w:r w:rsidRPr="005F353F">
        <w:rPr>
          <w:b/>
          <w:bCs/>
        </w:rPr>
        <w:t xml:space="preserve">List of Figures: </w:t>
      </w:r>
    </w:p>
    <w:p w14:paraId="72D607ED" w14:textId="77777777" w:rsidR="005F353F" w:rsidRDefault="005F353F" w:rsidP="00A5417C">
      <w:pPr>
        <w:spacing w:after="0"/>
      </w:pPr>
    </w:p>
    <w:p w14:paraId="3ABB3AB1" w14:textId="7727276A" w:rsidR="00F62E65" w:rsidRDefault="00F62E65" w:rsidP="00A5417C">
      <w:pPr>
        <w:spacing w:after="0"/>
      </w:pPr>
    </w:p>
    <w:p w14:paraId="6D41C2F2" w14:textId="77777777" w:rsidR="00F62E65" w:rsidRDefault="00F62E65" w:rsidP="00A5417C">
      <w:pPr>
        <w:spacing w:after="0"/>
      </w:pPr>
    </w:p>
    <w:p w14:paraId="0CB6A40B" w14:textId="77777777" w:rsidR="006E6FD1" w:rsidRDefault="006E6FD1" w:rsidP="006E6FD1">
      <w:pPr>
        <w:spacing w:after="0"/>
        <w:ind w:left="-720"/>
        <w:rPr>
          <w:ins w:id="58" w:author="Srinivasan, Karthik" w:date="2023-06-27T12:48:00Z"/>
          <w:noProof/>
          <w:lang w:eastAsia="ko-KR"/>
        </w:rPr>
      </w:pPr>
      <w:bookmarkStart w:id="59" w:name="_Ref7536871"/>
    </w:p>
    <w:p w14:paraId="4BE32492" w14:textId="77777777" w:rsidR="006E6FD1" w:rsidRDefault="006E6FD1" w:rsidP="006E6FD1">
      <w:pPr>
        <w:spacing w:after="0"/>
        <w:ind w:left="-720"/>
        <w:rPr>
          <w:ins w:id="60" w:author="Srinivasan, Karthik" w:date="2023-06-27T12:48:00Z"/>
          <w:noProof/>
          <w:lang w:eastAsia="ko-KR"/>
        </w:rPr>
      </w:pPr>
    </w:p>
    <w:p w14:paraId="199BCBFC" w14:textId="6E79A606" w:rsidR="006E6FD1" w:rsidRDefault="006E6FD1">
      <w:pPr>
        <w:spacing w:after="0"/>
        <w:ind w:left="-720"/>
        <w:rPr>
          <w:ins w:id="61" w:author="Srinivasan, Karthik" w:date="2023-06-27T12:47:00Z"/>
          <w:lang w:eastAsia="ko-KR"/>
        </w:rPr>
        <w:pPrChange w:id="62" w:author="Srinivasan, Karthik" w:date="2023-06-27T12:48:00Z">
          <w:pPr>
            <w:spacing w:after="0"/>
          </w:pPr>
        </w:pPrChange>
      </w:pPr>
      <w:ins w:id="63" w:author="Srinivasan, Karthik" w:date="2023-06-27T12:48:00Z">
        <w:r>
          <w:rPr>
            <w:noProof/>
            <w:lang w:eastAsia="ko-KR"/>
          </w:rPr>
          <w:drawing>
            <wp:inline distT="0" distB="0" distL="0" distR="0" wp14:anchorId="39C7D399" wp14:editId="397076E3">
              <wp:extent cx="6907530" cy="3789109"/>
              <wp:effectExtent l="0" t="0" r="0" b="1905"/>
              <wp:docPr id="107104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8173" cy="3805918"/>
                      </a:xfrm>
                      <a:prstGeom prst="rect">
                        <a:avLst/>
                      </a:prstGeom>
                      <a:noFill/>
                    </pic:spPr>
                  </pic:pic>
                </a:graphicData>
              </a:graphic>
            </wp:inline>
          </w:drawing>
        </w:r>
      </w:ins>
    </w:p>
    <w:p w14:paraId="1A48F04B" w14:textId="2A2BB449" w:rsidR="00F62E65" w:rsidRDefault="00F62E65" w:rsidP="00A5417C">
      <w:pPr>
        <w:spacing w:after="0"/>
      </w:pPr>
      <w:r w:rsidRPr="006B529F">
        <w:rPr>
          <w:lang w:eastAsia="ko-KR"/>
        </w:rPr>
        <w:t xml:space="preserve">Figure </w:t>
      </w:r>
      <w:r>
        <w:rPr>
          <w:lang w:eastAsia="ko-KR"/>
        </w:rPr>
        <w:fldChar w:fldCharType="begin"/>
      </w:r>
      <w:r>
        <w:rPr>
          <w:lang w:eastAsia="ko-KR"/>
        </w:rPr>
        <w:instrText xml:space="preserve"> SEQ Figure \* ARABIC </w:instrText>
      </w:r>
      <w:r>
        <w:rPr>
          <w:lang w:eastAsia="ko-KR"/>
        </w:rPr>
        <w:fldChar w:fldCharType="separate"/>
      </w:r>
      <w:r w:rsidR="003B61EA">
        <w:rPr>
          <w:noProof/>
          <w:lang w:eastAsia="ko-KR"/>
        </w:rPr>
        <w:t>1</w:t>
      </w:r>
      <w:r>
        <w:rPr>
          <w:lang w:eastAsia="ko-KR"/>
        </w:rPr>
        <w:fldChar w:fldCharType="end"/>
      </w:r>
      <w:bookmarkEnd w:id="59"/>
      <w:r>
        <w:rPr>
          <w:lang w:eastAsia="ko-KR"/>
        </w:rPr>
        <w:t>. Method Framework for Determining Economic Uncertainty Using Reddit Text</w:t>
      </w:r>
    </w:p>
    <w:p w14:paraId="7B371D92" w14:textId="77777777" w:rsidR="00F62E65" w:rsidRDefault="00F62E65" w:rsidP="00A5417C">
      <w:pPr>
        <w:spacing w:after="0"/>
      </w:pPr>
    </w:p>
    <w:p w14:paraId="73C0FEE1" w14:textId="66F970F3" w:rsidR="005F353F" w:rsidRDefault="00F62E65" w:rsidP="00A5417C">
      <w:pPr>
        <w:spacing w:after="0"/>
      </w:pPr>
      <w:r>
        <w:rPr>
          <w:noProof/>
          <w:lang w:eastAsia="ko-KR"/>
        </w:rPr>
        <w:lastRenderedPageBreak/>
        <w:drawing>
          <wp:inline distT="0" distB="0" distL="0" distR="0" wp14:anchorId="25E44066" wp14:editId="40874FB6">
            <wp:extent cx="5829364" cy="2317897"/>
            <wp:effectExtent l="0" t="0" r="0" b="6350"/>
            <wp:docPr id="1798062671"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2671" name="Picture 9" descr="Chart, bar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46137" cy="2324566"/>
                    </a:xfrm>
                    <a:prstGeom prst="rect">
                      <a:avLst/>
                    </a:prstGeom>
                  </pic:spPr>
                </pic:pic>
              </a:graphicData>
            </a:graphic>
          </wp:inline>
        </w:drawing>
      </w:r>
    </w:p>
    <w:p w14:paraId="1DAC9322" w14:textId="074EFD5A" w:rsidR="00F62E65" w:rsidRDefault="00F62E65" w:rsidP="00A5417C">
      <w:pPr>
        <w:spacing w:after="0"/>
      </w:pPr>
      <w:r w:rsidRPr="006B529F">
        <w:rPr>
          <w:lang w:eastAsia="ko-KR"/>
        </w:rPr>
        <w:t xml:space="preserve">Figure </w:t>
      </w:r>
      <w:r>
        <w:rPr>
          <w:lang w:eastAsia="ko-KR"/>
        </w:rPr>
        <w:fldChar w:fldCharType="begin"/>
      </w:r>
      <w:r>
        <w:rPr>
          <w:lang w:eastAsia="ko-KR"/>
        </w:rPr>
        <w:instrText xml:space="preserve"> SEQ Figure \* ARABIC </w:instrText>
      </w:r>
      <w:r>
        <w:rPr>
          <w:lang w:eastAsia="ko-KR"/>
        </w:rPr>
        <w:fldChar w:fldCharType="separate"/>
      </w:r>
      <w:r w:rsidR="003B61EA">
        <w:rPr>
          <w:noProof/>
          <w:lang w:eastAsia="ko-KR"/>
        </w:rPr>
        <w:t>2</w:t>
      </w:r>
      <w:r>
        <w:rPr>
          <w:lang w:eastAsia="ko-KR"/>
        </w:rPr>
        <w:fldChar w:fldCharType="end"/>
      </w:r>
      <w:r>
        <w:rPr>
          <w:lang w:eastAsia="ko-KR"/>
        </w:rPr>
        <w:t>. Permutation results for the top ten features</w:t>
      </w:r>
    </w:p>
    <w:p w14:paraId="76644557" w14:textId="77777777" w:rsidR="00F62E65" w:rsidRDefault="00F62E65" w:rsidP="00A5417C">
      <w:pPr>
        <w:spacing w:after="0"/>
      </w:pPr>
    </w:p>
    <w:p w14:paraId="0446AC8F" w14:textId="2656A153" w:rsidR="00F62E65" w:rsidRDefault="00F62E65" w:rsidP="00A5417C">
      <w:pPr>
        <w:spacing w:after="0"/>
      </w:pPr>
      <w:commentRangeStart w:id="64"/>
      <w:commentRangeStart w:id="65"/>
      <w:r>
        <w:rPr>
          <w:noProof/>
          <w:lang w:eastAsia="ko-KR"/>
        </w:rPr>
        <w:drawing>
          <wp:inline distT="0" distB="0" distL="0" distR="0" wp14:anchorId="6477A98B" wp14:editId="4C938FEB">
            <wp:extent cx="4791075" cy="4324533"/>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4004" name="Picture 12" descr="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96209" cy="4329167"/>
                    </a:xfrm>
                    <a:prstGeom prst="rect">
                      <a:avLst/>
                    </a:prstGeom>
                  </pic:spPr>
                </pic:pic>
              </a:graphicData>
            </a:graphic>
          </wp:inline>
        </w:drawing>
      </w:r>
      <w:commentRangeEnd w:id="64"/>
      <w:r w:rsidR="0038200C">
        <w:rPr>
          <w:rStyle w:val="CommentReference"/>
        </w:rPr>
        <w:commentReference w:id="64"/>
      </w:r>
      <w:commentRangeEnd w:id="65"/>
      <w:r w:rsidR="0038200C">
        <w:rPr>
          <w:rStyle w:val="CommentReference"/>
        </w:rPr>
        <w:commentReference w:id="65"/>
      </w:r>
    </w:p>
    <w:p w14:paraId="244EDA5A" w14:textId="001B6B77" w:rsidR="00F62E65" w:rsidRDefault="00F62E65" w:rsidP="00A5417C">
      <w:pPr>
        <w:spacing w:after="0"/>
      </w:pPr>
      <w:r w:rsidRPr="006B529F">
        <w:rPr>
          <w:lang w:eastAsia="ko-KR"/>
        </w:rPr>
        <w:t xml:space="preserve">Figure </w:t>
      </w:r>
      <w:r>
        <w:rPr>
          <w:lang w:eastAsia="ko-KR"/>
        </w:rPr>
        <w:t>3. Correlation heatmap for EUI and the relevant topics</w:t>
      </w:r>
    </w:p>
    <w:p w14:paraId="389F4B00" w14:textId="77777777" w:rsidR="00F62E65" w:rsidRPr="005F353F" w:rsidRDefault="00F62E65" w:rsidP="00A5417C">
      <w:pPr>
        <w:spacing w:after="0"/>
      </w:pPr>
    </w:p>
    <w:p w14:paraId="5F979D8C" w14:textId="57B89158" w:rsidR="00F62E65" w:rsidRDefault="00F62E65" w:rsidP="00A5417C">
      <w:pPr>
        <w:spacing w:after="0"/>
        <w:rPr>
          <w:b/>
          <w:bCs/>
        </w:rPr>
      </w:pPr>
      <w:r>
        <w:rPr>
          <w:noProof/>
          <w:lang w:eastAsia="ko-KR"/>
        </w:rPr>
        <w:lastRenderedPageBreak/>
        <w:drawing>
          <wp:inline distT="0" distB="0" distL="0" distR="0" wp14:anchorId="5EACB48F" wp14:editId="4B6999A0">
            <wp:extent cx="5943600" cy="2767330"/>
            <wp:effectExtent l="0" t="0" r="0" b="0"/>
            <wp:docPr id="693271453" name="Picture 1" descr="A picture containing text,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1453" name="Picture 1" descr="A picture containing text, line, diagram, plot&#10;&#10;Description automatically generated"/>
                    <pic:cNvPicPr/>
                  </pic:nvPicPr>
                  <pic:blipFill rotWithShape="1">
                    <a:blip r:embed="rId15"/>
                    <a:srcRect l="-4257" t="-4236" r="-4257" b="-4236"/>
                    <a:stretch/>
                  </pic:blipFill>
                  <pic:spPr>
                    <a:xfrm>
                      <a:off x="0" y="0"/>
                      <a:ext cx="5943600" cy="2767330"/>
                    </a:xfrm>
                    <a:prstGeom prst="rect">
                      <a:avLst/>
                    </a:prstGeom>
                  </pic:spPr>
                </pic:pic>
              </a:graphicData>
            </a:graphic>
          </wp:inline>
        </w:drawing>
      </w:r>
    </w:p>
    <w:p w14:paraId="7BB0837A" w14:textId="15735702" w:rsidR="00F62E65" w:rsidRDefault="00F62E65" w:rsidP="00A5417C">
      <w:pPr>
        <w:spacing w:after="0"/>
        <w:rPr>
          <w:b/>
          <w:bCs/>
        </w:rPr>
      </w:pPr>
      <w:r w:rsidRPr="006B529F">
        <w:rPr>
          <w:lang w:eastAsia="ko-KR"/>
        </w:rPr>
        <w:t xml:space="preserve">Figure </w:t>
      </w:r>
      <w:r>
        <w:rPr>
          <w:lang w:eastAsia="ko-KR"/>
        </w:rPr>
        <w:fldChar w:fldCharType="begin"/>
      </w:r>
      <w:r>
        <w:rPr>
          <w:lang w:eastAsia="ko-KR"/>
        </w:rPr>
        <w:instrText xml:space="preserve"> SEQ Figure \* ARABIC </w:instrText>
      </w:r>
      <w:r>
        <w:rPr>
          <w:lang w:eastAsia="ko-KR"/>
        </w:rPr>
        <w:fldChar w:fldCharType="separate"/>
      </w:r>
      <w:ins w:id="66" w:author="Srinivasan, Karthik" w:date="2023-06-27T14:00:00Z">
        <w:r w:rsidR="003B61EA">
          <w:rPr>
            <w:noProof/>
            <w:lang w:eastAsia="ko-KR"/>
          </w:rPr>
          <w:t>3</w:t>
        </w:r>
      </w:ins>
      <w:del w:id="67" w:author="Srinivasan, Karthik" w:date="2023-06-27T14:00:00Z">
        <w:r w:rsidDel="003B61EA">
          <w:rPr>
            <w:noProof/>
            <w:lang w:eastAsia="ko-KR"/>
          </w:rPr>
          <w:delText>4</w:delText>
        </w:r>
      </w:del>
      <w:r>
        <w:rPr>
          <w:lang w:eastAsia="ko-KR"/>
        </w:rPr>
        <w:fldChar w:fldCharType="end"/>
      </w:r>
      <w:r>
        <w:rPr>
          <w:lang w:eastAsia="ko-KR"/>
        </w:rPr>
        <w:t>. 7-day average NFA for all five models w. 90-day Training Period</w:t>
      </w:r>
    </w:p>
    <w:p w14:paraId="4E61897D" w14:textId="77777777" w:rsidR="00F62E65" w:rsidRDefault="00F62E65" w:rsidP="00A5417C">
      <w:pPr>
        <w:spacing w:after="0"/>
        <w:rPr>
          <w:b/>
          <w:bCs/>
        </w:rPr>
      </w:pPr>
    </w:p>
    <w:p w14:paraId="24218E75" w14:textId="3662DC05" w:rsidR="00F62E65" w:rsidRDefault="00F62E65" w:rsidP="00A5417C">
      <w:pPr>
        <w:spacing w:after="0"/>
        <w:rPr>
          <w:b/>
          <w:bCs/>
        </w:rPr>
      </w:pPr>
      <w:commentRangeStart w:id="68"/>
      <w:commentRangeStart w:id="69"/>
      <w:r>
        <w:rPr>
          <w:noProof/>
          <w:lang w:eastAsia="ko-KR"/>
        </w:rPr>
        <w:drawing>
          <wp:inline distT="0" distB="0" distL="0" distR="0" wp14:anchorId="099F8A88" wp14:editId="222DB3D7">
            <wp:extent cx="5943600" cy="2747645"/>
            <wp:effectExtent l="0" t="0" r="0" b="0"/>
            <wp:docPr id="1285970303" name="Picture 2" descr="A picture containing text,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0303" name="Picture 2" descr="A picture containing text, line, diagram, plot&#10;&#10;Description automatically generated"/>
                    <pic:cNvPicPr/>
                  </pic:nvPicPr>
                  <pic:blipFill rotWithShape="1">
                    <a:blip r:embed="rId16"/>
                    <a:srcRect l="-4257" t="-3850" r="-4257" b="-3850"/>
                    <a:stretch/>
                  </pic:blipFill>
                  <pic:spPr>
                    <a:xfrm>
                      <a:off x="0" y="0"/>
                      <a:ext cx="5943600" cy="2747645"/>
                    </a:xfrm>
                    <a:prstGeom prst="rect">
                      <a:avLst/>
                    </a:prstGeom>
                  </pic:spPr>
                </pic:pic>
              </a:graphicData>
            </a:graphic>
          </wp:inline>
        </w:drawing>
      </w:r>
      <w:commentRangeEnd w:id="68"/>
      <w:r w:rsidR="0038200C">
        <w:rPr>
          <w:rStyle w:val="CommentReference"/>
        </w:rPr>
        <w:commentReference w:id="68"/>
      </w:r>
      <w:commentRangeEnd w:id="69"/>
      <w:r w:rsidR="0038200C">
        <w:rPr>
          <w:rStyle w:val="CommentReference"/>
        </w:rPr>
        <w:commentReference w:id="69"/>
      </w:r>
    </w:p>
    <w:p w14:paraId="2F12BB1B" w14:textId="22B92E25" w:rsidR="00F62E65" w:rsidRDefault="00F62E65" w:rsidP="00A5417C">
      <w:pPr>
        <w:spacing w:after="0"/>
        <w:rPr>
          <w:b/>
          <w:bCs/>
        </w:rPr>
      </w:pPr>
      <w:r w:rsidRPr="006B529F">
        <w:rPr>
          <w:lang w:eastAsia="ko-KR"/>
        </w:rPr>
        <w:t xml:space="preserve">Figure </w:t>
      </w:r>
      <w:r>
        <w:rPr>
          <w:lang w:eastAsia="ko-KR"/>
        </w:rPr>
        <w:t>5. 7-day SC for all five models w. 90-day Training Period</w:t>
      </w:r>
    </w:p>
    <w:p w14:paraId="1765429D" w14:textId="77777777" w:rsidR="00F62E65" w:rsidRDefault="00F62E65" w:rsidP="00A5417C">
      <w:pPr>
        <w:spacing w:after="0"/>
        <w:rPr>
          <w:b/>
          <w:bCs/>
        </w:rPr>
      </w:pPr>
    </w:p>
    <w:p w14:paraId="0C579C9B" w14:textId="77777777" w:rsidR="00F62E65" w:rsidRDefault="00F62E65" w:rsidP="00A5417C">
      <w:pPr>
        <w:spacing w:after="0"/>
        <w:rPr>
          <w:b/>
          <w:bCs/>
        </w:rPr>
      </w:pPr>
    </w:p>
    <w:p w14:paraId="5AE901A5" w14:textId="6B81591A" w:rsidR="00F62E65" w:rsidRDefault="00F62E65" w:rsidP="00A5417C">
      <w:pPr>
        <w:spacing w:after="0"/>
        <w:rPr>
          <w:b/>
          <w:bCs/>
        </w:rPr>
      </w:pPr>
      <w:commentRangeStart w:id="70"/>
      <w:r>
        <w:rPr>
          <w:noProof/>
        </w:rPr>
        <w:lastRenderedPageBreak/>
        <w:drawing>
          <wp:inline distT="0" distB="0" distL="0" distR="0" wp14:anchorId="5C442C56" wp14:editId="2D604ABF">
            <wp:extent cx="5943600" cy="2767330"/>
            <wp:effectExtent l="0" t="0" r="0" b="0"/>
            <wp:docPr id="731516848" name="Picture 3" descr="A graph with blue and orange li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6848" name="Picture 3" descr="A graph with blue and orange lines&#10;&#10;Description automatically generated with low confidence"/>
                    <pic:cNvPicPr/>
                  </pic:nvPicPr>
                  <pic:blipFill rotWithShape="1">
                    <a:blip r:embed="rId17"/>
                    <a:srcRect l="-4257" t="-4236" r="-4257" b="-4236"/>
                    <a:stretch/>
                  </pic:blipFill>
                  <pic:spPr>
                    <a:xfrm>
                      <a:off x="0" y="0"/>
                      <a:ext cx="5943600" cy="2767330"/>
                    </a:xfrm>
                    <a:prstGeom prst="rect">
                      <a:avLst/>
                    </a:prstGeom>
                  </pic:spPr>
                </pic:pic>
              </a:graphicData>
            </a:graphic>
          </wp:inline>
        </w:drawing>
      </w:r>
      <w:commentRangeEnd w:id="70"/>
      <w:r w:rsidR="0038200C">
        <w:rPr>
          <w:rStyle w:val="CommentReference"/>
        </w:rPr>
        <w:commentReference w:id="70"/>
      </w:r>
    </w:p>
    <w:p w14:paraId="4423D3E5" w14:textId="2D84D15C" w:rsidR="00F62E65" w:rsidRDefault="00F62E65" w:rsidP="00A5417C">
      <w:pPr>
        <w:spacing w:after="0"/>
        <w:rPr>
          <w:b/>
          <w:bCs/>
        </w:rPr>
      </w:pPr>
      <w:r w:rsidRPr="006B529F">
        <w:rPr>
          <w:lang w:eastAsia="ko-KR"/>
        </w:rPr>
        <w:t xml:space="preserve">Figure </w:t>
      </w:r>
      <w:r>
        <w:rPr>
          <w:lang w:eastAsia="ko-KR"/>
        </w:rPr>
        <w:t>6. 7-day NFA of Base Prophet and Topic Prophet w. 28-day Training Period</w:t>
      </w:r>
    </w:p>
    <w:p w14:paraId="09E644F5" w14:textId="77777777" w:rsidR="00F62E65" w:rsidRDefault="00F62E65" w:rsidP="00A5417C">
      <w:pPr>
        <w:spacing w:after="0"/>
        <w:rPr>
          <w:b/>
          <w:bCs/>
        </w:rPr>
      </w:pPr>
    </w:p>
    <w:p w14:paraId="1291A0B5" w14:textId="77777777" w:rsidR="00F62E65" w:rsidRDefault="00F62E65" w:rsidP="00A5417C">
      <w:pPr>
        <w:spacing w:after="0"/>
        <w:rPr>
          <w:b/>
          <w:bCs/>
        </w:rPr>
      </w:pPr>
    </w:p>
    <w:p w14:paraId="0E8782CB" w14:textId="77777777" w:rsidR="00F62E65" w:rsidRDefault="00F62E65" w:rsidP="00A5417C">
      <w:pPr>
        <w:spacing w:after="0"/>
        <w:rPr>
          <w:b/>
          <w:bCs/>
        </w:rPr>
      </w:pPr>
    </w:p>
    <w:p w14:paraId="51AD31E5" w14:textId="77777777" w:rsidR="00F62E65" w:rsidRDefault="00F62E65" w:rsidP="00A5417C">
      <w:pPr>
        <w:spacing w:after="0"/>
        <w:rPr>
          <w:b/>
          <w:bCs/>
        </w:rPr>
      </w:pPr>
    </w:p>
    <w:p w14:paraId="5B96F5C6" w14:textId="0AEF11BE" w:rsidR="001E2E2A" w:rsidRPr="001E2E2A" w:rsidRDefault="005F353F" w:rsidP="001E2E2A">
      <w:pPr>
        <w:spacing w:after="0"/>
        <w:rPr>
          <w:ins w:id="71" w:author="Jinhang Jiang" w:date="2023-06-03T20:35:00Z"/>
          <w:b/>
          <w:bCs/>
          <w:rPrChange w:id="72" w:author="Jinhang Jiang" w:date="2023-06-03T20:37:00Z">
            <w:rPr>
              <w:ins w:id="73" w:author="Jinhang Jiang" w:date="2023-06-03T20:35:00Z"/>
            </w:rPr>
          </w:rPrChange>
        </w:rPr>
      </w:pPr>
      <w:r w:rsidRPr="005F353F">
        <w:rPr>
          <w:b/>
          <w:bCs/>
        </w:rPr>
        <w:t xml:space="preserve">List of tables: </w:t>
      </w:r>
    </w:p>
    <w:p w14:paraId="3AFFAB5F" w14:textId="77777777" w:rsidR="009B3DFB" w:rsidRPr="009B3DFB" w:rsidRDefault="009B3DFB" w:rsidP="00A5417C">
      <w:pPr>
        <w:spacing w:after="0"/>
        <w:rPr>
          <w:rPrChange w:id="74" w:author="Jinhang Jiang" w:date="2023-06-03T20:35:00Z">
            <w:rPr>
              <w:b/>
              <w:bCs/>
            </w:rPr>
          </w:rPrChange>
        </w:rPr>
      </w:pPr>
    </w:p>
    <w:p w14:paraId="096AEF38" w14:textId="77777777" w:rsidR="005F353F" w:rsidRDefault="005F353F" w:rsidP="00A5417C">
      <w:pPr>
        <w:spacing w:after="0"/>
        <w:rPr>
          <w:sz w:val="22"/>
          <w:szCs w:val="22"/>
        </w:rPr>
      </w:pPr>
    </w:p>
    <w:p w14:paraId="48FB9E72" w14:textId="5CEA5CEE" w:rsidR="005F353F" w:rsidRDefault="005F353F" w:rsidP="00A5417C">
      <w:pPr>
        <w:pStyle w:val="Normal1"/>
        <w:spacing w:after="0" w:line="480" w:lineRule="auto"/>
        <w:ind w:firstLine="720"/>
        <w:rPr>
          <w:lang w:eastAsia="ko-KR"/>
        </w:rPr>
      </w:pPr>
      <w:bookmarkStart w:id="75" w:name="_Ref4500033"/>
      <w:r>
        <w:rPr>
          <w:lang w:eastAsia="ko-KR"/>
        </w:rPr>
        <w:t xml:space="preserve">Table </w:t>
      </w:r>
      <w:del w:id="76" w:author="Jinhang Jiang" w:date="2023-06-03T20:35:00Z">
        <w:r w:rsidDel="001E2E2A">
          <w:rPr>
            <w:lang w:eastAsia="ko-KR"/>
          </w:rPr>
          <w:fldChar w:fldCharType="begin"/>
        </w:r>
        <w:r w:rsidDel="001E2E2A">
          <w:rPr>
            <w:lang w:eastAsia="ko-KR"/>
          </w:rPr>
          <w:delInstrText xml:space="preserve"> SEQ Table \* ARABIC </w:delInstrText>
        </w:r>
        <w:r w:rsidDel="001E2E2A">
          <w:rPr>
            <w:lang w:eastAsia="ko-KR"/>
          </w:rPr>
          <w:fldChar w:fldCharType="separate"/>
        </w:r>
        <w:r w:rsidDel="001E2E2A">
          <w:rPr>
            <w:lang w:eastAsia="ko-KR"/>
          </w:rPr>
          <w:delText>1</w:delText>
        </w:r>
        <w:r w:rsidDel="001E2E2A">
          <w:rPr>
            <w:lang w:eastAsia="ko-KR"/>
          </w:rPr>
          <w:fldChar w:fldCharType="end"/>
        </w:r>
      </w:del>
      <w:bookmarkEnd w:id="75"/>
      <w:ins w:id="77" w:author="Jinhang Jiang" w:date="2023-06-03T20:37:00Z">
        <w:r w:rsidR="001E2E2A">
          <w:rPr>
            <w:lang w:eastAsia="ko-KR"/>
          </w:rPr>
          <w:t>1</w:t>
        </w:r>
      </w:ins>
      <w:r>
        <w:rPr>
          <w:lang w:eastAsia="ko-KR"/>
        </w:rPr>
        <w:t>. Data Summary</w:t>
      </w:r>
    </w:p>
    <w:tbl>
      <w:tblPr>
        <w:tblStyle w:val="TableGrid"/>
        <w:tblW w:w="5000" w:type="pct"/>
        <w:tblLook w:val="04A0" w:firstRow="1" w:lastRow="0" w:firstColumn="1" w:lastColumn="0" w:noHBand="0" w:noVBand="1"/>
      </w:tblPr>
      <w:tblGrid>
        <w:gridCol w:w="1410"/>
        <w:gridCol w:w="1326"/>
        <w:gridCol w:w="1896"/>
        <w:gridCol w:w="2122"/>
        <w:gridCol w:w="2596"/>
      </w:tblGrid>
      <w:tr w:rsidR="005F353F" w:rsidRPr="00A545AF" w14:paraId="12674E1D" w14:textId="77777777" w:rsidTr="00705ADB">
        <w:tc>
          <w:tcPr>
            <w:tcW w:w="754" w:type="pct"/>
          </w:tcPr>
          <w:p w14:paraId="77FA57B9" w14:textId="77777777" w:rsidR="005F353F" w:rsidRPr="00A545AF" w:rsidRDefault="005F353F" w:rsidP="00A5417C">
            <w:pPr>
              <w:rPr>
                <w:b/>
                <w:bCs/>
              </w:rPr>
            </w:pPr>
            <w:r w:rsidRPr="00A545AF">
              <w:rPr>
                <w:b/>
                <w:bCs/>
              </w:rPr>
              <w:t>Tot</w:t>
            </w:r>
            <w:r>
              <w:rPr>
                <w:b/>
                <w:bCs/>
              </w:rPr>
              <w:t>al</w:t>
            </w:r>
            <w:r w:rsidRPr="00A545AF">
              <w:rPr>
                <w:b/>
                <w:bCs/>
              </w:rPr>
              <w:t xml:space="preserve"> Records    </w:t>
            </w:r>
          </w:p>
        </w:tc>
        <w:tc>
          <w:tcPr>
            <w:tcW w:w="709" w:type="pct"/>
          </w:tcPr>
          <w:p w14:paraId="5A044C04" w14:textId="77777777" w:rsidR="005F353F" w:rsidRPr="00A545AF" w:rsidRDefault="005F353F" w:rsidP="00A5417C">
            <w:pPr>
              <w:rPr>
                <w:b/>
                <w:bCs/>
              </w:rPr>
            </w:pPr>
            <w:r w:rsidRPr="00A545AF">
              <w:rPr>
                <w:b/>
                <w:bCs/>
              </w:rPr>
              <w:t>Tot</w:t>
            </w:r>
            <w:r>
              <w:rPr>
                <w:b/>
                <w:bCs/>
              </w:rPr>
              <w:t>al</w:t>
            </w:r>
            <w:r w:rsidRPr="00A545AF">
              <w:rPr>
                <w:b/>
                <w:bCs/>
              </w:rPr>
              <w:t xml:space="preserve"> Tokens</w:t>
            </w:r>
          </w:p>
        </w:tc>
        <w:tc>
          <w:tcPr>
            <w:tcW w:w="1014" w:type="pct"/>
          </w:tcPr>
          <w:p w14:paraId="71E52060" w14:textId="77777777" w:rsidR="005F353F" w:rsidRPr="00A545AF" w:rsidRDefault="005F353F" w:rsidP="00A5417C">
            <w:pPr>
              <w:rPr>
                <w:b/>
                <w:bCs/>
              </w:rPr>
            </w:pPr>
            <w:r w:rsidRPr="00A545AF">
              <w:rPr>
                <w:b/>
                <w:bCs/>
              </w:rPr>
              <w:t>Daily Avg. # Users</w:t>
            </w:r>
          </w:p>
        </w:tc>
        <w:tc>
          <w:tcPr>
            <w:tcW w:w="1135" w:type="pct"/>
          </w:tcPr>
          <w:p w14:paraId="7E17E46E" w14:textId="77777777" w:rsidR="005F353F" w:rsidRPr="00A545AF" w:rsidRDefault="005F353F" w:rsidP="00A5417C">
            <w:pPr>
              <w:rPr>
                <w:b/>
                <w:bCs/>
              </w:rPr>
            </w:pPr>
            <w:r w:rsidRPr="00A545AF">
              <w:rPr>
                <w:b/>
                <w:bCs/>
              </w:rPr>
              <w:t xml:space="preserve">Daily Avg. # Records    </w:t>
            </w:r>
          </w:p>
        </w:tc>
        <w:tc>
          <w:tcPr>
            <w:tcW w:w="1388" w:type="pct"/>
          </w:tcPr>
          <w:p w14:paraId="75A33CFB" w14:textId="77777777" w:rsidR="005F353F" w:rsidRPr="00A545AF" w:rsidRDefault="005F353F" w:rsidP="00A5417C">
            <w:pPr>
              <w:rPr>
                <w:b/>
                <w:bCs/>
              </w:rPr>
            </w:pPr>
            <w:r w:rsidRPr="00A545AF">
              <w:rPr>
                <w:b/>
                <w:bCs/>
              </w:rPr>
              <w:t>Daily Avg. # Unique Posts</w:t>
            </w:r>
          </w:p>
        </w:tc>
      </w:tr>
      <w:tr w:rsidR="005F353F" w:rsidRPr="00A545AF" w14:paraId="68E0CDAC" w14:textId="77777777" w:rsidTr="00705ADB">
        <w:tc>
          <w:tcPr>
            <w:tcW w:w="754" w:type="pct"/>
          </w:tcPr>
          <w:p w14:paraId="202C7BCA" w14:textId="77777777" w:rsidR="005F353F" w:rsidRPr="00A545AF" w:rsidRDefault="005F353F" w:rsidP="00A5417C">
            <w:r w:rsidRPr="00A545AF">
              <w:t>1,228,571</w:t>
            </w:r>
          </w:p>
        </w:tc>
        <w:tc>
          <w:tcPr>
            <w:tcW w:w="709" w:type="pct"/>
          </w:tcPr>
          <w:p w14:paraId="6595B246" w14:textId="77777777" w:rsidR="005F353F" w:rsidRPr="00A545AF" w:rsidRDefault="005F353F" w:rsidP="00A5417C">
            <w:r w:rsidRPr="00A545AF">
              <w:t>71,316,874</w:t>
            </w:r>
          </w:p>
        </w:tc>
        <w:tc>
          <w:tcPr>
            <w:tcW w:w="1014" w:type="pct"/>
          </w:tcPr>
          <w:p w14:paraId="3AE5029E" w14:textId="77777777" w:rsidR="005F353F" w:rsidRPr="00A545AF" w:rsidRDefault="005F353F" w:rsidP="00A5417C">
            <w:r w:rsidRPr="00A545AF">
              <w:t>2,717</w:t>
            </w:r>
          </w:p>
        </w:tc>
        <w:tc>
          <w:tcPr>
            <w:tcW w:w="1135" w:type="pct"/>
          </w:tcPr>
          <w:p w14:paraId="7EA24368" w14:textId="77777777" w:rsidR="005F353F" w:rsidRPr="00A545AF" w:rsidRDefault="005F353F" w:rsidP="00A5417C">
            <w:r w:rsidRPr="00A545AF">
              <w:t>5,714</w:t>
            </w:r>
          </w:p>
        </w:tc>
        <w:tc>
          <w:tcPr>
            <w:tcW w:w="1388" w:type="pct"/>
          </w:tcPr>
          <w:p w14:paraId="3200EF15" w14:textId="77777777" w:rsidR="005F353F" w:rsidRPr="00A545AF" w:rsidRDefault="005F353F" w:rsidP="00A5417C">
            <w:r w:rsidRPr="00A545AF">
              <w:t>455</w:t>
            </w:r>
          </w:p>
        </w:tc>
      </w:tr>
    </w:tbl>
    <w:p w14:paraId="23BA9BE6" w14:textId="77777777" w:rsidR="005F353F" w:rsidRDefault="005F353F" w:rsidP="00A5417C">
      <w:pPr>
        <w:spacing w:after="0"/>
        <w:rPr>
          <w:sz w:val="22"/>
          <w:szCs w:val="22"/>
        </w:rPr>
      </w:pPr>
    </w:p>
    <w:p w14:paraId="55FC1A7C" w14:textId="4452DCCE" w:rsidR="00F62E65" w:rsidRPr="00D26244" w:rsidRDefault="00F62E65" w:rsidP="00A5417C">
      <w:pPr>
        <w:pStyle w:val="Normal1"/>
        <w:spacing w:after="0" w:line="480" w:lineRule="auto"/>
        <w:ind w:firstLine="720"/>
        <w:rPr>
          <w:lang w:eastAsia="ko-KR"/>
        </w:rPr>
      </w:pPr>
      <w:r>
        <w:rPr>
          <w:lang w:eastAsia="ko-KR"/>
        </w:rPr>
        <w:t xml:space="preserve">Table </w:t>
      </w:r>
      <w:del w:id="78" w:author="Jinhang Jiang" w:date="2023-06-03T20:35:00Z">
        <w:r w:rsidDel="001E2E2A">
          <w:rPr>
            <w:lang w:eastAsia="ko-KR"/>
          </w:rPr>
          <w:fldChar w:fldCharType="begin"/>
        </w:r>
        <w:r w:rsidDel="001E2E2A">
          <w:rPr>
            <w:lang w:eastAsia="ko-KR"/>
          </w:rPr>
          <w:delInstrText xml:space="preserve"> SEQ Table \* ARABIC </w:delInstrText>
        </w:r>
        <w:r w:rsidDel="001E2E2A">
          <w:rPr>
            <w:lang w:eastAsia="ko-KR"/>
          </w:rPr>
          <w:fldChar w:fldCharType="separate"/>
        </w:r>
        <w:r w:rsidDel="001E2E2A">
          <w:rPr>
            <w:lang w:eastAsia="ko-KR"/>
          </w:rPr>
          <w:delText>2</w:delText>
        </w:r>
        <w:r w:rsidDel="001E2E2A">
          <w:rPr>
            <w:lang w:eastAsia="ko-KR"/>
          </w:rPr>
          <w:fldChar w:fldCharType="end"/>
        </w:r>
      </w:del>
      <w:ins w:id="79" w:author="Jinhang Jiang" w:date="2023-06-03T20:37:00Z">
        <w:r w:rsidR="001E2E2A">
          <w:rPr>
            <w:lang w:eastAsia="ko-KR"/>
          </w:rPr>
          <w:t>2</w:t>
        </w:r>
      </w:ins>
      <w:r>
        <w:rPr>
          <w:lang w:eastAsia="ko-KR"/>
        </w:rPr>
        <w:t>.</w:t>
      </w:r>
      <w:ins w:id="80" w:author="Jinhang Jiang" w:date="2023-06-03T20:35:00Z">
        <w:r w:rsidR="001E2E2A">
          <w:rPr>
            <w:lang w:eastAsia="ko-KR"/>
          </w:rPr>
          <w:t xml:space="preserve"> (a)</w:t>
        </w:r>
      </w:ins>
      <w:r>
        <w:rPr>
          <w:lang w:eastAsia="ko-KR"/>
        </w:rPr>
        <w:t xml:space="preserve"> </w:t>
      </w:r>
      <w:r w:rsidRPr="009767D5">
        <w:rPr>
          <w:lang w:eastAsia="ko-KR"/>
        </w:rPr>
        <w:t xml:space="preserve">Cross Validation </w:t>
      </w:r>
      <w:r>
        <w:rPr>
          <w:lang w:eastAsia="ko-KR"/>
        </w:rPr>
        <w:t>Results –</w:t>
      </w:r>
      <w:r w:rsidRPr="009767D5">
        <w:rPr>
          <w:lang w:eastAsia="ko-KR"/>
        </w:rPr>
        <w:t xml:space="preserve"> </w:t>
      </w:r>
      <w:r>
        <w:rPr>
          <w:lang w:eastAsia="ko-KR"/>
        </w:rPr>
        <w:t>NFA (%)</w:t>
      </w:r>
      <w:r w:rsidRPr="00F017B6">
        <w:rPr>
          <w:lang w:eastAsia="ko-KR"/>
        </w:rPr>
        <w:t xml:space="preserve"> </w:t>
      </w:r>
    </w:p>
    <w:tbl>
      <w:tblPr>
        <w:tblStyle w:val="TableGrid"/>
        <w:tblW w:w="5000" w:type="pct"/>
        <w:tblLook w:val="04A0" w:firstRow="1" w:lastRow="0" w:firstColumn="1" w:lastColumn="0" w:noHBand="0" w:noVBand="1"/>
      </w:tblPr>
      <w:tblGrid>
        <w:gridCol w:w="3270"/>
        <w:gridCol w:w="2105"/>
        <w:gridCol w:w="1925"/>
        <w:gridCol w:w="2050"/>
      </w:tblGrid>
      <w:tr w:rsidR="00F62E65" w:rsidRPr="00F62E65" w14:paraId="026A9697" w14:textId="77777777" w:rsidTr="00705ADB">
        <w:tc>
          <w:tcPr>
            <w:tcW w:w="1778" w:type="pct"/>
          </w:tcPr>
          <w:p w14:paraId="4390E29C" w14:textId="77777777" w:rsidR="00F62E65" w:rsidRPr="00F62E65" w:rsidRDefault="00F62E65" w:rsidP="00A5417C">
            <w:pPr>
              <w:pStyle w:val="Tabletitle1"/>
              <w:spacing w:before="0"/>
              <w:jc w:val="both"/>
              <w:rPr>
                <w:b/>
                <w:bCs/>
              </w:rPr>
            </w:pPr>
            <w:r w:rsidRPr="00F62E65">
              <w:rPr>
                <w:b/>
                <w:bCs/>
              </w:rPr>
              <w:t>Number of Original Topics</w:t>
            </w:r>
          </w:p>
        </w:tc>
        <w:tc>
          <w:tcPr>
            <w:tcW w:w="1155" w:type="pct"/>
          </w:tcPr>
          <w:p w14:paraId="2852532A" w14:textId="77777777" w:rsidR="00F62E65" w:rsidRPr="00F62E65" w:rsidRDefault="00F62E65" w:rsidP="00A5417C">
            <w:pPr>
              <w:pStyle w:val="Tabletitle1"/>
              <w:spacing w:before="0"/>
              <w:jc w:val="both"/>
              <w:rPr>
                <w:b/>
                <w:bCs/>
              </w:rPr>
            </w:pPr>
            <w:r w:rsidRPr="00F62E65">
              <w:rPr>
                <w:b/>
                <w:bCs/>
              </w:rPr>
              <w:t>1-day after</w:t>
            </w:r>
          </w:p>
        </w:tc>
        <w:tc>
          <w:tcPr>
            <w:tcW w:w="1059" w:type="pct"/>
          </w:tcPr>
          <w:p w14:paraId="794D3996" w14:textId="77777777" w:rsidR="00F62E65" w:rsidRPr="00F62E65" w:rsidRDefault="00F62E65" w:rsidP="00A5417C">
            <w:pPr>
              <w:pStyle w:val="Tabletitle1"/>
              <w:spacing w:before="0"/>
              <w:jc w:val="both"/>
              <w:rPr>
                <w:b/>
                <w:bCs/>
              </w:rPr>
            </w:pPr>
            <w:r w:rsidRPr="00F62E65">
              <w:rPr>
                <w:b/>
                <w:bCs/>
              </w:rPr>
              <w:t>3-days after</w:t>
            </w:r>
          </w:p>
        </w:tc>
        <w:tc>
          <w:tcPr>
            <w:tcW w:w="1008" w:type="pct"/>
          </w:tcPr>
          <w:p w14:paraId="22A72CB3" w14:textId="77777777" w:rsidR="00F62E65" w:rsidRPr="00F62E65" w:rsidRDefault="00F62E65" w:rsidP="00A5417C">
            <w:pPr>
              <w:pStyle w:val="Tabletitle1"/>
              <w:spacing w:before="0"/>
              <w:jc w:val="both"/>
              <w:rPr>
                <w:b/>
                <w:bCs/>
              </w:rPr>
            </w:pPr>
            <w:r w:rsidRPr="00F62E65">
              <w:rPr>
                <w:b/>
                <w:bCs/>
              </w:rPr>
              <w:t>7-days after</w:t>
            </w:r>
          </w:p>
        </w:tc>
      </w:tr>
      <w:tr w:rsidR="00F62E65" w:rsidRPr="00F62E65" w14:paraId="4FFA89CA" w14:textId="77777777" w:rsidTr="00705ADB">
        <w:tc>
          <w:tcPr>
            <w:tcW w:w="1778" w:type="pct"/>
          </w:tcPr>
          <w:p w14:paraId="4E1FBDE0" w14:textId="77777777" w:rsidR="00F62E65" w:rsidRPr="00F62E65" w:rsidRDefault="00F62E65" w:rsidP="00A5417C">
            <w:pPr>
              <w:pStyle w:val="Tabletitle1"/>
              <w:spacing w:before="0"/>
              <w:jc w:val="both"/>
            </w:pPr>
            <w:r w:rsidRPr="00F62E65">
              <w:t>10 topics</w:t>
            </w:r>
          </w:p>
        </w:tc>
        <w:tc>
          <w:tcPr>
            <w:tcW w:w="1155" w:type="pct"/>
          </w:tcPr>
          <w:p w14:paraId="32C41BDC" w14:textId="77777777" w:rsidR="00F62E65" w:rsidRPr="00F62E65" w:rsidRDefault="00F62E65" w:rsidP="00A5417C">
            <w:pPr>
              <w:pStyle w:val="Tabletitle1"/>
              <w:spacing w:before="0"/>
              <w:jc w:val="both"/>
            </w:pPr>
            <w:r w:rsidRPr="00F62E65">
              <w:t>75.4 ± 2.40</w:t>
            </w:r>
          </w:p>
        </w:tc>
        <w:tc>
          <w:tcPr>
            <w:tcW w:w="1059" w:type="pct"/>
          </w:tcPr>
          <w:p w14:paraId="286D9D77" w14:textId="77777777" w:rsidR="00F62E65" w:rsidRPr="00F62E65" w:rsidRDefault="00F62E65" w:rsidP="00A5417C">
            <w:pPr>
              <w:pStyle w:val="Tabletitle1"/>
              <w:spacing w:before="0"/>
              <w:jc w:val="both"/>
            </w:pPr>
            <w:r w:rsidRPr="00F62E65">
              <w:t>73.27 ± 1.21</w:t>
            </w:r>
          </w:p>
        </w:tc>
        <w:tc>
          <w:tcPr>
            <w:tcW w:w="1008" w:type="pct"/>
          </w:tcPr>
          <w:p w14:paraId="103EB035" w14:textId="77777777" w:rsidR="00F62E65" w:rsidRPr="00F62E65" w:rsidRDefault="00F62E65" w:rsidP="00A5417C">
            <w:pPr>
              <w:pStyle w:val="Tabletitle1"/>
              <w:spacing w:before="0"/>
              <w:jc w:val="both"/>
            </w:pPr>
            <w:r w:rsidRPr="00F62E65">
              <w:t>73.01 ± 1.01</w:t>
            </w:r>
          </w:p>
        </w:tc>
      </w:tr>
      <w:tr w:rsidR="00F62E65" w:rsidRPr="00F62E65" w14:paraId="3558D1C9" w14:textId="77777777" w:rsidTr="00705ADB">
        <w:tc>
          <w:tcPr>
            <w:tcW w:w="1778" w:type="pct"/>
          </w:tcPr>
          <w:p w14:paraId="5984EE7C" w14:textId="77777777" w:rsidR="00F62E65" w:rsidRPr="00F62E65" w:rsidRDefault="00F62E65" w:rsidP="00A5417C">
            <w:pPr>
              <w:pStyle w:val="Tabletitle1"/>
              <w:spacing w:before="0"/>
              <w:jc w:val="both"/>
            </w:pPr>
            <w:r w:rsidRPr="00F62E65">
              <w:t>30 topics</w:t>
            </w:r>
          </w:p>
        </w:tc>
        <w:tc>
          <w:tcPr>
            <w:tcW w:w="1155" w:type="pct"/>
          </w:tcPr>
          <w:p w14:paraId="5BBDFEA9" w14:textId="77777777" w:rsidR="00F62E65" w:rsidRPr="00F62E65" w:rsidRDefault="00F62E65" w:rsidP="00A5417C">
            <w:pPr>
              <w:pStyle w:val="Tabletitle1"/>
              <w:spacing w:before="0"/>
              <w:jc w:val="both"/>
            </w:pPr>
            <w:r w:rsidRPr="00F62E65">
              <w:t>75.18 ± 2.71</w:t>
            </w:r>
          </w:p>
        </w:tc>
        <w:tc>
          <w:tcPr>
            <w:tcW w:w="1059" w:type="pct"/>
          </w:tcPr>
          <w:p w14:paraId="22DF7DA7" w14:textId="77777777" w:rsidR="00F62E65" w:rsidRPr="00F62E65" w:rsidRDefault="00F62E65" w:rsidP="00A5417C">
            <w:pPr>
              <w:pStyle w:val="Tabletitle1"/>
              <w:spacing w:before="0"/>
              <w:jc w:val="both"/>
            </w:pPr>
            <w:r w:rsidRPr="00F62E65">
              <w:t>72.98 ± 0.39</w:t>
            </w:r>
          </w:p>
        </w:tc>
        <w:tc>
          <w:tcPr>
            <w:tcW w:w="1008" w:type="pct"/>
          </w:tcPr>
          <w:p w14:paraId="72E4247D" w14:textId="77777777" w:rsidR="00F62E65" w:rsidRPr="00F62E65" w:rsidRDefault="00F62E65" w:rsidP="00A5417C">
            <w:pPr>
              <w:pStyle w:val="Tabletitle1"/>
              <w:spacing w:before="0"/>
              <w:jc w:val="both"/>
            </w:pPr>
            <w:r w:rsidRPr="00F62E65">
              <w:t>73.59 ± 1.11</w:t>
            </w:r>
          </w:p>
        </w:tc>
      </w:tr>
      <w:tr w:rsidR="00F62E65" w:rsidRPr="00F62E65" w14:paraId="265709A4" w14:textId="77777777" w:rsidTr="00705ADB">
        <w:tc>
          <w:tcPr>
            <w:tcW w:w="1778" w:type="pct"/>
          </w:tcPr>
          <w:p w14:paraId="2B74E7F5" w14:textId="77777777" w:rsidR="00F62E65" w:rsidRPr="00F62E65" w:rsidRDefault="00F62E65" w:rsidP="00A5417C">
            <w:pPr>
              <w:pStyle w:val="Tabletitle1"/>
              <w:spacing w:before="0"/>
              <w:jc w:val="both"/>
            </w:pPr>
            <w:r w:rsidRPr="00F62E65">
              <w:t>50 topics</w:t>
            </w:r>
          </w:p>
        </w:tc>
        <w:tc>
          <w:tcPr>
            <w:tcW w:w="1155" w:type="pct"/>
          </w:tcPr>
          <w:p w14:paraId="3EF376F9" w14:textId="77777777" w:rsidR="00F62E65" w:rsidRPr="00F62E65" w:rsidRDefault="00F62E65" w:rsidP="00A5417C">
            <w:pPr>
              <w:pStyle w:val="Tabletitle1"/>
              <w:spacing w:before="0"/>
              <w:jc w:val="both"/>
            </w:pPr>
            <w:r w:rsidRPr="00F62E65">
              <w:t>75.24 ± 0.88</w:t>
            </w:r>
          </w:p>
        </w:tc>
        <w:tc>
          <w:tcPr>
            <w:tcW w:w="1059" w:type="pct"/>
          </w:tcPr>
          <w:p w14:paraId="1D28078D" w14:textId="77777777" w:rsidR="00F62E65" w:rsidRPr="00F62E65" w:rsidRDefault="00F62E65" w:rsidP="00A5417C">
            <w:pPr>
              <w:pStyle w:val="Tabletitle1"/>
              <w:spacing w:before="0"/>
              <w:jc w:val="both"/>
            </w:pPr>
            <w:r w:rsidRPr="00F62E65">
              <w:t>72.84 ± 1.82</w:t>
            </w:r>
          </w:p>
        </w:tc>
        <w:tc>
          <w:tcPr>
            <w:tcW w:w="1008" w:type="pct"/>
          </w:tcPr>
          <w:p w14:paraId="23B65E94" w14:textId="77777777" w:rsidR="00F62E65" w:rsidRPr="00F62E65" w:rsidRDefault="00F62E65" w:rsidP="00A5417C">
            <w:pPr>
              <w:pStyle w:val="Tabletitle1"/>
              <w:spacing w:before="0"/>
              <w:jc w:val="both"/>
            </w:pPr>
            <w:r w:rsidRPr="00F62E65">
              <w:t>72.79 ± 2.53</w:t>
            </w:r>
          </w:p>
        </w:tc>
      </w:tr>
      <w:tr w:rsidR="00F62E65" w:rsidRPr="00F62E65" w14:paraId="6A71F84C" w14:textId="77777777" w:rsidTr="00705ADB">
        <w:tc>
          <w:tcPr>
            <w:tcW w:w="1778" w:type="pct"/>
          </w:tcPr>
          <w:p w14:paraId="7419A30E" w14:textId="77777777" w:rsidR="00F62E65" w:rsidRPr="00F62E65" w:rsidRDefault="00F62E65" w:rsidP="00A5417C">
            <w:pPr>
              <w:pStyle w:val="Tabletitle1"/>
              <w:spacing w:before="0"/>
              <w:jc w:val="both"/>
            </w:pPr>
            <w:r w:rsidRPr="00F62E65">
              <w:t>100 topics</w:t>
            </w:r>
          </w:p>
        </w:tc>
        <w:tc>
          <w:tcPr>
            <w:tcW w:w="1155" w:type="pct"/>
          </w:tcPr>
          <w:p w14:paraId="16913F0F" w14:textId="77777777" w:rsidR="00F62E65" w:rsidRPr="00F62E65" w:rsidRDefault="00F62E65" w:rsidP="00A5417C">
            <w:pPr>
              <w:pStyle w:val="Tabletitle1"/>
              <w:spacing w:before="0"/>
              <w:jc w:val="both"/>
            </w:pPr>
            <w:r w:rsidRPr="00F62E65">
              <w:t>74.89 ± 0.24</w:t>
            </w:r>
          </w:p>
        </w:tc>
        <w:tc>
          <w:tcPr>
            <w:tcW w:w="1059" w:type="pct"/>
          </w:tcPr>
          <w:p w14:paraId="5D2CD660" w14:textId="77777777" w:rsidR="00F62E65" w:rsidRPr="00F62E65" w:rsidRDefault="00F62E65" w:rsidP="00A5417C">
            <w:pPr>
              <w:pStyle w:val="Tabletitle1"/>
              <w:spacing w:before="0"/>
              <w:jc w:val="both"/>
            </w:pPr>
            <w:r w:rsidRPr="00F62E65">
              <w:t>73.79 ± 0.16</w:t>
            </w:r>
          </w:p>
        </w:tc>
        <w:tc>
          <w:tcPr>
            <w:tcW w:w="1008" w:type="pct"/>
          </w:tcPr>
          <w:p w14:paraId="1C28F5FF" w14:textId="77777777" w:rsidR="00F62E65" w:rsidRPr="00F62E65" w:rsidRDefault="00F62E65" w:rsidP="00A5417C">
            <w:pPr>
              <w:pStyle w:val="Tabletitle1"/>
              <w:spacing w:before="0"/>
              <w:jc w:val="both"/>
            </w:pPr>
            <w:r w:rsidRPr="00F62E65">
              <w:t>73.30 ± 1.53</w:t>
            </w:r>
          </w:p>
        </w:tc>
      </w:tr>
      <w:tr w:rsidR="00F62E65" w:rsidRPr="00F62E65" w14:paraId="027FEA64" w14:textId="77777777" w:rsidTr="00705ADB">
        <w:tc>
          <w:tcPr>
            <w:tcW w:w="1778" w:type="pct"/>
          </w:tcPr>
          <w:p w14:paraId="314F7272" w14:textId="77777777" w:rsidR="00F62E65" w:rsidRPr="00F62E65" w:rsidRDefault="00F62E65" w:rsidP="00A5417C">
            <w:pPr>
              <w:pStyle w:val="Tabletitle1"/>
              <w:spacing w:before="0"/>
              <w:jc w:val="both"/>
            </w:pPr>
            <w:commentRangeStart w:id="81"/>
            <w:commentRangeStart w:id="82"/>
            <w:r w:rsidRPr="00F62E65">
              <w:t>200 topics</w:t>
            </w:r>
          </w:p>
        </w:tc>
        <w:tc>
          <w:tcPr>
            <w:tcW w:w="1155" w:type="pct"/>
          </w:tcPr>
          <w:p w14:paraId="4FE65C66" w14:textId="77777777" w:rsidR="00F62E65" w:rsidRPr="00F62E65" w:rsidRDefault="00F62E65" w:rsidP="00A5417C">
            <w:pPr>
              <w:pStyle w:val="Tabletitle1"/>
              <w:spacing w:before="0"/>
              <w:jc w:val="both"/>
            </w:pPr>
            <w:commentRangeStart w:id="83"/>
            <w:r w:rsidRPr="00F62E65">
              <w:t>75.25 ± 2.89</w:t>
            </w:r>
          </w:p>
        </w:tc>
        <w:tc>
          <w:tcPr>
            <w:tcW w:w="1059" w:type="pct"/>
          </w:tcPr>
          <w:p w14:paraId="53739EDA" w14:textId="77777777" w:rsidR="00F62E65" w:rsidRPr="00F62E65" w:rsidRDefault="00F62E65" w:rsidP="00A5417C">
            <w:pPr>
              <w:pStyle w:val="Tabletitle1"/>
              <w:spacing w:before="0"/>
              <w:jc w:val="both"/>
            </w:pPr>
            <w:r w:rsidRPr="00F62E65">
              <w:t>74.25 ± 1.34</w:t>
            </w:r>
          </w:p>
        </w:tc>
        <w:tc>
          <w:tcPr>
            <w:tcW w:w="1008" w:type="pct"/>
          </w:tcPr>
          <w:p w14:paraId="15A1FD52" w14:textId="77777777" w:rsidR="00F62E65" w:rsidRPr="00F62E65" w:rsidRDefault="00F62E65" w:rsidP="00A5417C">
            <w:pPr>
              <w:pStyle w:val="Tabletitle1"/>
              <w:spacing w:before="0"/>
              <w:jc w:val="both"/>
            </w:pPr>
            <w:r w:rsidRPr="00F62E65">
              <w:t>73.92 ± 1.26</w:t>
            </w:r>
            <w:commentRangeEnd w:id="83"/>
            <w:r w:rsidR="004F37C0">
              <w:rPr>
                <w:rStyle w:val="CommentReference"/>
                <w:rFonts w:eastAsia="Times New Roman"/>
                <w:color w:val="000000"/>
                <w:lang w:val="en-US" w:eastAsia="en-US"/>
              </w:rPr>
              <w:commentReference w:id="83"/>
            </w:r>
            <w:r w:rsidR="00170648">
              <w:rPr>
                <w:rStyle w:val="CommentReference"/>
                <w:rFonts w:eastAsia="Times New Roman"/>
                <w:color w:val="000000"/>
                <w:lang w:val="en-US" w:eastAsia="en-US"/>
              </w:rPr>
              <w:commentReference w:id="81"/>
            </w:r>
            <w:r w:rsidR="00170648">
              <w:rPr>
                <w:rStyle w:val="CommentReference"/>
                <w:rFonts w:eastAsia="Times New Roman"/>
                <w:color w:val="000000"/>
                <w:lang w:val="en-US" w:eastAsia="en-US"/>
              </w:rPr>
              <w:commentReference w:id="82"/>
            </w:r>
          </w:p>
        </w:tc>
      </w:tr>
      <w:tr w:rsidR="00F62E65" w:rsidRPr="00F62E65" w14:paraId="2550488A" w14:textId="77777777" w:rsidTr="00705ADB">
        <w:trPr>
          <w:trHeight w:val="317"/>
        </w:trPr>
        <w:tc>
          <w:tcPr>
            <w:tcW w:w="1778" w:type="pct"/>
          </w:tcPr>
          <w:p w14:paraId="004FA944" w14:textId="77777777" w:rsidR="00F62E65" w:rsidRPr="00F62E65" w:rsidRDefault="00F62E65" w:rsidP="00A5417C">
            <w:pPr>
              <w:pStyle w:val="Tabletitle1"/>
              <w:spacing w:before="0"/>
              <w:jc w:val="both"/>
            </w:pPr>
            <w:commentRangeStart w:id="84"/>
            <w:commentRangeEnd w:id="81"/>
            <w:commentRangeEnd w:id="82"/>
            <w:r w:rsidRPr="00F62E65">
              <w:t>2504 topics</w:t>
            </w:r>
          </w:p>
        </w:tc>
        <w:tc>
          <w:tcPr>
            <w:tcW w:w="1155" w:type="pct"/>
          </w:tcPr>
          <w:p w14:paraId="0B1D4C42" w14:textId="77777777" w:rsidR="00F62E65" w:rsidRPr="00F62E65" w:rsidRDefault="00F62E65" w:rsidP="00A5417C">
            <w:pPr>
              <w:pStyle w:val="Tabletitle1"/>
              <w:spacing w:before="0"/>
              <w:jc w:val="both"/>
              <w:rPr>
                <w:b/>
                <w:bCs/>
              </w:rPr>
            </w:pPr>
            <w:r w:rsidRPr="00F62E65">
              <w:rPr>
                <w:b/>
                <w:bCs/>
              </w:rPr>
              <w:t>77.18 ± 0.59</w:t>
            </w:r>
          </w:p>
        </w:tc>
        <w:tc>
          <w:tcPr>
            <w:tcW w:w="1059" w:type="pct"/>
          </w:tcPr>
          <w:p w14:paraId="7E032D13" w14:textId="77777777" w:rsidR="00F62E65" w:rsidRPr="00F62E65" w:rsidRDefault="00F62E65" w:rsidP="00A5417C">
            <w:pPr>
              <w:pStyle w:val="Tabletitle1"/>
              <w:spacing w:before="0"/>
              <w:jc w:val="both"/>
              <w:rPr>
                <w:b/>
                <w:bCs/>
              </w:rPr>
            </w:pPr>
            <w:r w:rsidRPr="00F62E65">
              <w:rPr>
                <w:b/>
                <w:bCs/>
              </w:rPr>
              <w:t>74.74</w:t>
            </w:r>
            <w:r w:rsidRPr="00F62E65">
              <w:t xml:space="preserve"> </w:t>
            </w:r>
            <w:r w:rsidRPr="00F62E65">
              <w:rPr>
                <w:b/>
                <w:bCs/>
              </w:rPr>
              <w:t>± 0.92</w:t>
            </w:r>
          </w:p>
        </w:tc>
        <w:tc>
          <w:tcPr>
            <w:tcW w:w="1008" w:type="pct"/>
          </w:tcPr>
          <w:p w14:paraId="5AE52F31" w14:textId="77777777" w:rsidR="00F62E65" w:rsidRPr="00F62E65" w:rsidRDefault="00F62E65" w:rsidP="00A5417C">
            <w:pPr>
              <w:pStyle w:val="Tabletitle1"/>
              <w:spacing w:before="0"/>
              <w:jc w:val="both"/>
              <w:rPr>
                <w:b/>
                <w:bCs/>
              </w:rPr>
            </w:pPr>
            <w:r w:rsidRPr="00F62E65">
              <w:rPr>
                <w:b/>
                <w:bCs/>
              </w:rPr>
              <w:t>74.54</w:t>
            </w:r>
            <w:r w:rsidRPr="00F62E65">
              <w:t xml:space="preserve"> </w:t>
            </w:r>
            <w:r w:rsidRPr="00F62E65">
              <w:rPr>
                <w:b/>
                <w:bCs/>
              </w:rPr>
              <w:t>± 1.79</w:t>
            </w:r>
            <w:commentRangeEnd w:id="84"/>
            <w:r w:rsidR="004F37C0">
              <w:rPr>
                <w:rStyle w:val="CommentReference"/>
                <w:rFonts w:eastAsia="Times New Roman"/>
                <w:color w:val="000000"/>
                <w:lang w:val="en-US" w:eastAsia="en-US"/>
              </w:rPr>
              <w:commentReference w:id="84"/>
            </w:r>
          </w:p>
        </w:tc>
      </w:tr>
    </w:tbl>
    <w:p w14:paraId="13FB9287" w14:textId="77777777" w:rsidR="00F62E65" w:rsidRDefault="00F62E65" w:rsidP="00A5417C">
      <w:pPr>
        <w:pStyle w:val="Tablenumber"/>
      </w:pPr>
    </w:p>
    <w:p w14:paraId="353107F4" w14:textId="00226C6A" w:rsidR="00F62E65" w:rsidRPr="00D26244" w:rsidRDefault="00F62E65" w:rsidP="00A5417C">
      <w:pPr>
        <w:pStyle w:val="Normal1"/>
        <w:spacing w:after="0" w:line="480" w:lineRule="auto"/>
        <w:ind w:firstLine="720"/>
        <w:rPr>
          <w:lang w:eastAsia="ko-KR"/>
        </w:rPr>
      </w:pPr>
      <w:r>
        <w:rPr>
          <w:lang w:eastAsia="ko-KR"/>
        </w:rPr>
        <w:t xml:space="preserve">Table </w:t>
      </w:r>
      <w:del w:id="85" w:author="Jinhang Jiang" w:date="2023-06-03T20:37:00Z">
        <w:r w:rsidDel="001E2E2A">
          <w:rPr>
            <w:lang w:eastAsia="ko-KR"/>
          </w:rPr>
          <w:fldChar w:fldCharType="begin"/>
        </w:r>
        <w:r w:rsidDel="001E2E2A">
          <w:rPr>
            <w:lang w:eastAsia="ko-KR"/>
          </w:rPr>
          <w:delInstrText xml:space="preserve"> SEQ Table \* ARABIC </w:delInstrText>
        </w:r>
        <w:r w:rsidDel="001E2E2A">
          <w:rPr>
            <w:lang w:eastAsia="ko-KR"/>
          </w:rPr>
          <w:fldChar w:fldCharType="separate"/>
        </w:r>
        <w:r w:rsidDel="001E2E2A">
          <w:rPr>
            <w:lang w:eastAsia="ko-KR"/>
          </w:rPr>
          <w:delText>3</w:delText>
        </w:r>
        <w:r w:rsidDel="001E2E2A">
          <w:rPr>
            <w:lang w:eastAsia="ko-KR"/>
          </w:rPr>
          <w:fldChar w:fldCharType="end"/>
        </w:r>
      </w:del>
      <w:ins w:id="86" w:author="Jinhang Jiang" w:date="2023-06-03T20:37:00Z">
        <w:r w:rsidR="001E2E2A">
          <w:rPr>
            <w:lang w:eastAsia="ko-KR"/>
          </w:rPr>
          <w:t>2</w:t>
        </w:r>
      </w:ins>
      <w:r>
        <w:rPr>
          <w:lang w:eastAsia="ko-KR"/>
        </w:rPr>
        <w:t>.</w:t>
      </w:r>
      <w:ins w:id="87" w:author="Jinhang Jiang" w:date="2023-06-03T20:35:00Z">
        <w:r w:rsidR="001E2E2A">
          <w:rPr>
            <w:lang w:eastAsia="ko-KR"/>
          </w:rPr>
          <w:t xml:space="preserve"> (b)</w:t>
        </w:r>
      </w:ins>
      <w:r>
        <w:rPr>
          <w:lang w:eastAsia="ko-KR"/>
        </w:rPr>
        <w:t xml:space="preserve"> </w:t>
      </w:r>
      <w:r w:rsidRPr="009767D5">
        <w:rPr>
          <w:lang w:eastAsia="ko-KR"/>
        </w:rPr>
        <w:t xml:space="preserve">Cross Validation </w:t>
      </w:r>
      <w:r>
        <w:rPr>
          <w:lang w:eastAsia="ko-KR"/>
        </w:rPr>
        <w:t>Results –</w:t>
      </w:r>
      <w:r w:rsidRPr="009767D5">
        <w:rPr>
          <w:lang w:eastAsia="ko-KR"/>
        </w:rPr>
        <w:t xml:space="preserve"> </w:t>
      </w:r>
      <w:r>
        <w:rPr>
          <w:lang w:eastAsia="ko-KR"/>
        </w:rPr>
        <w:t>Spearman Correlation</w:t>
      </w:r>
    </w:p>
    <w:tbl>
      <w:tblPr>
        <w:tblStyle w:val="TableGrid"/>
        <w:tblW w:w="5000" w:type="pct"/>
        <w:jc w:val="center"/>
        <w:tblLook w:val="04A0" w:firstRow="1" w:lastRow="0" w:firstColumn="1" w:lastColumn="0" w:noHBand="0" w:noVBand="1"/>
      </w:tblPr>
      <w:tblGrid>
        <w:gridCol w:w="3325"/>
        <w:gridCol w:w="2160"/>
        <w:gridCol w:w="1980"/>
        <w:gridCol w:w="1885"/>
      </w:tblGrid>
      <w:tr w:rsidR="00F62E65" w:rsidRPr="00F62E65" w14:paraId="03E39654" w14:textId="77777777" w:rsidTr="00705ADB">
        <w:trPr>
          <w:jc w:val="center"/>
        </w:trPr>
        <w:tc>
          <w:tcPr>
            <w:tcW w:w="1778" w:type="pct"/>
          </w:tcPr>
          <w:p w14:paraId="350AFD59" w14:textId="77777777" w:rsidR="00F62E65" w:rsidRPr="00F62E65" w:rsidRDefault="00F62E65" w:rsidP="00A5417C">
            <w:pPr>
              <w:pStyle w:val="Tabletitle1"/>
              <w:spacing w:before="0"/>
              <w:jc w:val="both"/>
              <w:rPr>
                <w:b/>
                <w:bCs/>
              </w:rPr>
            </w:pPr>
            <w:r w:rsidRPr="00F62E65">
              <w:rPr>
                <w:b/>
                <w:bCs/>
              </w:rPr>
              <w:lastRenderedPageBreak/>
              <w:t>Number of Original Topics</w:t>
            </w:r>
          </w:p>
        </w:tc>
        <w:tc>
          <w:tcPr>
            <w:tcW w:w="1155" w:type="pct"/>
          </w:tcPr>
          <w:p w14:paraId="01A613C8" w14:textId="77777777" w:rsidR="00F62E65" w:rsidRPr="00F62E65" w:rsidRDefault="00F62E65" w:rsidP="00A5417C">
            <w:pPr>
              <w:pStyle w:val="Tabletitle1"/>
              <w:spacing w:before="0"/>
              <w:jc w:val="both"/>
              <w:rPr>
                <w:b/>
                <w:bCs/>
              </w:rPr>
            </w:pPr>
            <w:r w:rsidRPr="00F62E65">
              <w:rPr>
                <w:b/>
                <w:bCs/>
              </w:rPr>
              <w:t>1-day after</w:t>
            </w:r>
          </w:p>
        </w:tc>
        <w:tc>
          <w:tcPr>
            <w:tcW w:w="1059" w:type="pct"/>
          </w:tcPr>
          <w:p w14:paraId="5B5187F7" w14:textId="77777777" w:rsidR="00F62E65" w:rsidRPr="00F62E65" w:rsidRDefault="00F62E65" w:rsidP="00A5417C">
            <w:pPr>
              <w:pStyle w:val="Tabletitle1"/>
              <w:spacing w:before="0"/>
              <w:jc w:val="both"/>
              <w:rPr>
                <w:b/>
                <w:bCs/>
              </w:rPr>
            </w:pPr>
            <w:r w:rsidRPr="00F62E65">
              <w:rPr>
                <w:b/>
                <w:bCs/>
              </w:rPr>
              <w:t>3-days after</w:t>
            </w:r>
          </w:p>
        </w:tc>
        <w:tc>
          <w:tcPr>
            <w:tcW w:w="1008" w:type="pct"/>
          </w:tcPr>
          <w:p w14:paraId="61DA044B" w14:textId="77777777" w:rsidR="00F62E65" w:rsidRPr="00F62E65" w:rsidRDefault="00F62E65" w:rsidP="00A5417C">
            <w:pPr>
              <w:pStyle w:val="Tabletitle1"/>
              <w:spacing w:before="0"/>
              <w:jc w:val="both"/>
              <w:rPr>
                <w:b/>
                <w:bCs/>
              </w:rPr>
            </w:pPr>
            <w:r w:rsidRPr="00F62E65">
              <w:rPr>
                <w:b/>
                <w:bCs/>
              </w:rPr>
              <w:t>7-days after</w:t>
            </w:r>
          </w:p>
        </w:tc>
      </w:tr>
      <w:tr w:rsidR="00F62E65" w:rsidRPr="00F62E65" w14:paraId="1C071457" w14:textId="77777777" w:rsidTr="00705ADB">
        <w:trPr>
          <w:jc w:val="center"/>
        </w:trPr>
        <w:tc>
          <w:tcPr>
            <w:tcW w:w="1778" w:type="pct"/>
          </w:tcPr>
          <w:p w14:paraId="4D0AC944" w14:textId="77777777" w:rsidR="00F62E65" w:rsidRPr="00F62E65" w:rsidRDefault="00F62E65" w:rsidP="00A5417C">
            <w:pPr>
              <w:pStyle w:val="Tabletitle1"/>
              <w:spacing w:before="0"/>
              <w:jc w:val="both"/>
            </w:pPr>
            <w:r w:rsidRPr="00F62E65">
              <w:t>10 topics</w:t>
            </w:r>
          </w:p>
        </w:tc>
        <w:tc>
          <w:tcPr>
            <w:tcW w:w="1155" w:type="pct"/>
          </w:tcPr>
          <w:p w14:paraId="31D80ABF" w14:textId="77777777" w:rsidR="00F62E65" w:rsidRPr="00F62E65" w:rsidRDefault="00F62E65" w:rsidP="00A5417C">
            <w:pPr>
              <w:pStyle w:val="Tabletitle1"/>
              <w:spacing w:before="0"/>
              <w:jc w:val="both"/>
            </w:pPr>
            <w:r w:rsidRPr="00F62E65">
              <w:t>0.2233 ± 0.0893</w:t>
            </w:r>
          </w:p>
        </w:tc>
        <w:tc>
          <w:tcPr>
            <w:tcW w:w="1059" w:type="pct"/>
          </w:tcPr>
          <w:p w14:paraId="48212172" w14:textId="77777777" w:rsidR="00F62E65" w:rsidRPr="00F62E65" w:rsidRDefault="00F62E65" w:rsidP="00A5417C">
            <w:pPr>
              <w:pStyle w:val="Tabletitle1"/>
              <w:spacing w:before="0"/>
              <w:jc w:val="both"/>
            </w:pPr>
            <w:r w:rsidRPr="00F62E65">
              <w:t>-0.0626 ± 0.0898</w:t>
            </w:r>
          </w:p>
        </w:tc>
        <w:tc>
          <w:tcPr>
            <w:tcW w:w="1008" w:type="pct"/>
          </w:tcPr>
          <w:p w14:paraId="3A0CE702" w14:textId="77777777" w:rsidR="00F62E65" w:rsidRPr="00F62E65" w:rsidRDefault="00F62E65" w:rsidP="00A5417C">
            <w:pPr>
              <w:pStyle w:val="Tabletitle1"/>
              <w:spacing w:before="0"/>
              <w:jc w:val="both"/>
            </w:pPr>
            <w:r w:rsidRPr="00F62E65">
              <w:t>0.0815 ± 0.0395</w:t>
            </w:r>
          </w:p>
        </w:tc>
      </w:tr>
      <w:tr w:rsidR="00F62E65" w:rsidRPr="00F62E65" w14:paraId="39263FA7" w14:textId="77777777" w:rsidTr="00705ADB">
        <w:trPr>
          <w:jc w:val="center"/>
        </w:trPr>
        <w:tc>
          <w:tcPr>
            <w:tcW w:w="1778" w:type="pct"/>
          </w:tcPr>
          <w:p w14:paraId="56A41490" w14:textId="77777777" w:rsidR="00F62E65" w:rsidRPr="00F62E65" w:rsidRDefault="00F62E65" w:rsidP="00A5417C">
            <w:pPr>
              <w:pStyle w:val="Tabletitle1"/>
              <w:spacing w:before="0"/>
              <w:jc w:val="both"/>
            </w:pPr>
            <w:r w:rsidRPr="00F62E65">
              <w:t>30 topics</w:t>
            </w:r>
          </w:p>
        </w:tc>
        <w:tc>
          <w:tcPr>
            <w:tcW w:w="1155" w:type="pct"/>
          </w:tcPr>
          <w:p w14:paraId="6FB5B2AC" w14:textId="77777777" w:rsidR="00F62E65" w:rsidRPr="00F62E65" w:rsidRDefault="00F62E65" w:rsidP="00A5417C">
            <w:pPr>
              <w:pStyle w:val="Tabletitle1"/>
              <w:spacing w:before="0"/>
              <w:jc w:val="both"/>
            </w:pPr>
            <w:r w:rsidRPr="00F62E65">
              <w:t>0.2064 ± 0.1251</w:t>
            </w:r>
          </w:p>
        </w:tc>
        <w:tc>
          <w:tcPr>
            <w:tcW w:w="1059" w:type="pct"/>
          </w:tcPr>
          <w:p w14:paraId="289472F0" w14:textId="77777777" w:rsidR="00F62E65" w:rsidRPr="00F62E65" w:rsidRDefault="00F62E65" w:rsidP="00A5417C">
            <w:pPr>
              <w:pStyle w:val="Tabletitle1"/>
              <w:spacing w:before="0"/>
              <w:jc w:val="both"/>
            </w:pPr>
            <w:r w:rsidRPr="00F62E65">
              <w:t>-0.0395 ± 0.0978</w:t>
            </w:r>
          </w:p>
        </w:tc>
        <w:tc>
          <w:tcPr>
            <w:tcW w:w="1008" w:type="pct"/>
          </w:tcPr>
          <w:p w14:paraId="620A1DCE" w14:textId="77777777" w:rsidR="00F62E65" w:rsidRPr="00F62E65" w:rsidRDefault="00F62E65" w:rsidP="00A5417C">
            <w:pPr>
              <w:pStyle w:val="Tabletitle1"/>
              <w:spacing w:before="0"/>
              <w:jc w:val="both"/>
            </w:pPr>
            <w:r w:rsidRPr="00F62E65">
              <w:t>0.1299 ± 0.1216</w:t>
            </w:r>
          </w:p>
        </w:tc>
      </w:tr>
      <w:tr w:rsidR="00F62E65" w:rsidRPr="00F62E65" w14:paraId="4BCEBFB1" w14:textId="77777777" w:rsidTr="00705ADB">
        <w:trPr>
          <w:jc w:val="center"/>
        </w:trPr>
        <w:tc>
          <w:tcPr>
            <w:tcW w:w="1778" w:type="pct"/>
          </w:tcPr>
          <w:p w14:paraId="0B64BF04" w14:textId="77777777" w:rsidR="00F62E65" w:rsidRPr="00F62E65" w:rsidRDefault="00F62E65" w:rsidP="00A5417C">
            <w:pPr>
              <w:pStyle w:val="Tabletitle1"/>
              <w:spacing w:before="0"/>
              <w:jc w:val="both"/>
            </w:pPr>
            <w:r w:rsidRPr="00F62E65">
              <w:t>50 topics</w:t>
            </w:r>
          </w:p>
        </w:tc>
        <w:tc>
          <w:tcPr>
            <w:tcW w:w="1155" w:type="pct"/>
          </w:tcPr>
          <w:p w14:paraId="3300ABA9" w14:textId="77777777" w:rsidR="00F62E65" w:rsidRPr="00F62E65" w:rsidRDefault="00F62E65" w:rsidP="00A5417C">
            <w:pPr>
              <w:pStyle w:val="Tabletitle1"/>
              <w:spacing w:before="0"/>
              <w:jc w:val="both"/>
            </w:pPr>
            <w:r w:rsidRPr="00F62E65">
              <w:t>0.2601 ± 0.0912</w:t>
            </w:r>
          </w:p>
        </w:tc>
        <w:tc>
          <w:tcPr>
            <w:tcW w:w="1059" w:type="pct"/>
          </w:tcPr>
          <w:p w14:paraId="3BC63681" w14:textId="77777777" w:rsidR="00F62E65" w:rsidRPr="00F62E65" w:rsidRDefault="00F62E65" w:rsidP="00A5417C">
            <w:pPr>
              <w:pStyle w:val="Tabletitle1"/>
              <w:spacing w:before="0"/>
              <w:jc w:val="both"/>
              <w:rPr>
                <w:b/>
                <w:bCs/>
              </w:rPr>
            </w:pPr>
            <w:r w:rsidRPr="00F62E65">
              <w:rPr>
                <w:b/>
                <w:bCs/>
              </w:rPr>
              <w:t>-0.0966</w:t>
            </w:r>
            <w:r w:rsidRPr="00F62E65">
              <w:t xml:space="preserve"> </w:t>
            </w:r>
            <w:r w:rsidRPr="00F62E65">
              <w:rPr>
                <w:b/>
                <w:bCs/>
              </w:rPr>
              <w:t>± 0.0991</w:t>
            </w:r>
          </w:p>
        </w:tc>
        <w:tc>
          <w:tcPr>
            <w:tcW w:w="1008" w:type="pct"/>
          </w:tcPr>
          <w:p w14:paraId="3E25D0F9" w14:textId="77777777" w:rsidR="00F62E65" w:rsidRPr="00F62E65" w:rsidRDefault="00F62E65" w:rsidP="00A5417C">
            <w:pPr>
              <w:pStyle w:val="Tabletitle1"/>
              <w:spacing w:before="0"/>
              <w:jc w:val="both"/>
            </w:pPr>
            <w:r w:rsidRPr="00F62E65">
              <w:t>-0.0264 ± 0.1467</w:t>
            </w:r>
          </w:p>
        </w:tc>
      </w:tr>
      <w:tr w:rsidR="00F62E65" w:rsidRPr="00F62E65" w14:paraId="24F90EA1" w14:textId="77777777" w:rsidTr="00705ADB">
        <w:trPr>
          <w:jc w:val="center"/>
        </w:trPr>
        <w:tc>
          <w:tcPr>
            <w:tcW w:w="1778" w:type="pct"/>
          </w:tcPr>
          <w:p w14:paraId="559CBDF8" w14:textId="77777777" w:rsidR="00F62E65" w:rsidRPr="00F62E65" w:rsidRDefault="00F62E65" w:rsidP="00A5417C">
            <w:pPr>
              <w:pStyle w:val="Tabletitle1"/>
              <w:spacing w:before="0"/>
              <w:jc w:val="both"/>
            </w:pPr>
            <w:r w:rsidRPr="00F62E65">
              <w:t>100 topics</w:t>
            </w:r>
          </w:p>
        </w:tc>
        <w:tc>
          <w:tcPr>
            <w:tcW w:w="1155" w:type="pct"/>
          </w:tcPr>
          <w:p w14:paraId="7930B6AC" w14:textId="77777777" w:rsidR="00F62E65" w:rsidRPr="00F62E65" w:rsidRDefault="00F62E65" w:rsidP="00A5417C">
            <w:pPr>
              <w:pStyle w:val="Tabletitle1"/>
              <w:spacing w:before="0"/>
              <w:jc w:val="both"/>
            </w:pPr>
            <w:r w:rsidRPr="00F62E65">
              <w:t>0.2542 ± 0.0966</w:t>
            </w:r>
          </w:p>
        </w:tc>
        <w:tc>
          <w:tcPr>
            <w:tcW w:w="1059" w:type="pct"/>
          </w:tcPr>
          <w:p w14:paraId="5CDCCDAF" w14:textId="77777777" w:rsidR="00F62E65" w:rsidRPr="00F62E65" w:rsidRDefault="00F62E65" w:rsidP="00A5417C">
            <w:pPr>
              <w:pStyle w:val="Tabletitle1"/>
              <w:spacing w:before="0"/>
              <w:jc w:val="both"/>
            </w:pPr>
            <w:r w:rsidRPr="00F62E65">
              <w:t>0.0175 ± 0.1130</w:t>
            </w:r>
          </w:p>
        </w:tc>
        <w:tc>
          <w:tcPr>
            <w:tcW w:w="1008" w:type="pct"/>
          </w:tcPr>
          <w:p w14:paraId="1DCB8D51" w14:textId="77777777" w:rsidR="00F62E65" w:rsidRPr="00F62E65" w:rsidRDefault="00F62E65" w:rsidP="00A5417C">
            <w:pPr>
              <w:pStyle w:val="Tabletitle1"/>
              <w:spacing w:before="0"/>
              <w:jc w:val="both"/>
            </w:pPr>
            <w:r w:rsidRPr="00F62E65">
              <w:t>-0.0052 ± 0.1074</w:t>
            </w:r>
          </w:p>
        </w:tc>
      </w:tr>
      <w:tr w:rsidR="00F62E65" w:rsidRPr="00F62E65" w14:paraId="2A4758C0" w14:textId="77777777" w:rsidTr="00705ADB">
        <w:trPr>
          <w:jc w:val="center"/>
        </w:trPr>
        <w:tc>
          <w:tcPr>
            <w:tcW w:w="1778" w:type="pct"/>
          </w:tcPr>
          <w:p w14:paraId="01B304CB" w14:textId="77777777" w:rsidR="00F62E65" w:rsidRPr="00F62E65" w:rsidRDefault="00F62E65" w:rsidP="00A5417C">
            <w:pPr>
              <w:pStyle w:val="Tabletitle1"/>
              <w:spacing w:before="0"/>
              <w:jc w:val="both"/>
            </w:pPr>
            <w:r w:rsidRPr="00F62E65">
              <w:t>200 topics</w:t>
            </w:r>
          </w:p>
        </w:tc>
        <w:tc>
          <w:tcPr>
            <w:tcW w:w="1155" w:type="pct"/>
          </w:tcPr>
          <w:p w14:paraId="4BCB8C1A" w14:textId="77777777" w:rsidR="00F62E65" w:rsidRPr="00F62E65" w:rsidRDefault="00F62E65" w:rsidP="00A5417C">
            <w:pPr>
              <w:pStyle w:val="Tabletitle1"/>
              <w:spacing w:before="0"/>
              <w:jc w:val="both"/>
            </w:pPr>
            <w:commentRangeStart w:id="88"/>
            <w:r w:rsidRPr="00F62E65">
              <w:t>0.2615 ± 0.0900</w:t>
            </w:r>
          </w:p>
        </w:tc>
        <w:tc>
          <w:tcPr>
            <w:tcW w:w="1059" w:type="pct"/>
          </w:tcPr>
          <w:p w14:paraId="5ACAAFAA" w14:textId="77777777" w:rsidR="00F62E65" w:rsidRPr="00F62E65" w:rsidRDefault="00F62E65" w:rsidP="00A5417C">
            <w:pPr>
              <w:pStyle w:val="Tabletitle1"/>
              <w:spacing w:before="0"/>
              <w:jc w:val="both"/>
            </w:pPr>
            <w:r w:rsidRPr="00F62E65">
              <w:t>0.0509 ± 0.0743</w:t>
            </w:r>
          </w:p>
        </w:tc>
        <w:tc>
          <w:tcPr>
            <w:tcW w:w="1008" w:type="pct"/>
          </w:tcPr>
          <w:p w14:paraId="2CC20505" w14:textId="77777777" w:rsidR="00F62E65" w:rsidRPr="00F62E65" w:rsidRDefault="00F62E65" w:rsidP="00A5417C">
            <w:pPr>
              <w:pStyle w:val="Tabletitle1"/>
              <w:spacing w:before="0"/>
              <w:jc w:val="both"/>
            </w:pPr>
            <w:r w:rsidRPr="00F62E65">
              <w:t>0.0637 ± 0.0622</w:t>
            </w:r>
            <w:commentRangeEnd w:id="88"/>
            <w:r w:rsidR="004F37C0">
              <w:rPr>
                <w:rStyle w:val="CommentReference"/>
                <w:rFonts w:eastAsia="Times New Roman"/>
                <w:color w:val="000000"/>
                <w:lang w:val="en-US" w:eastAsia="en-US"/>
              </w:rPr>
              <w:commentReference w:id="88"/>
            </w:r>
          </w:p>
        </w:tc>
      </w:tr>
      <w:tr w:rsidR="00F62E65" w:rsidRPr="00F62E65" w14:paraId="02849BE7" w14:textId="77777777" w:rsidTr="00705ADB">
        <w:trPr>
          <w:jc w:val="center"/>
        </w:trPr>
        <w:tc>
          <w:tcPr>
            <w:tcW w:w="1778" w:type="pct"/>
          </w:tcPr>
          <w:p w14:paraId="0E247F9E" w14:textId="77777777" w:rsidR="00F62E65" w:rsidRPr="00F62E65" w:rsidRDefault="00F62E65" w:rsidP="00A5417C">
            <w:pPr>
              <w:pStyle w:val="Tabletitle1"/>
              <w:spacing w:before="0"/>
              <w:jc w:val="both"/>
            </w:pPr>
            <w:r w:rsidRPr="00F62E65">
              <w:t>2504 topics</w:t>
            </w:r>
          </w:p>
        </w:tc>
        <w:tc>
          <w:tcPr>
            <w:tcW w:w="1155" w:type="pct"/>
          </w:tcPr>
          <w:p w14:paraId="294076EA" w14:textId="77777777" w:rsidR="00F62E65" w:rsidRPr="00F62E65" w:rsidRDefault="00F62E65" w:rsidP="00A5417C">
            <w:pPr>
              <w:pStyle w:val="Tabletitle1"/>
              <w:spacing w:before="0"/>
              <w:jc w:val="both"/>
              <w:rPr>
                <w:b/>
                <w:bCs/>
              </w:rPr>
            </w:pPr>
            <w:r w:rsidRPr="00F62E65">
              <w:rPr>
                <w:b/>
                <w:bCs/>
              </w:rPr>
              <w:t>0.3130</w:t>
            </w:r>
            <w:r w:rsidRPr="00F62E65">
              <w:t xml:space="preserve"> </w:t>
            </w:r>
            <w:r w:rsidRPr="00F62E65">
              <w:rPr>
                <w:b/>
                <w:bCs/>
              </w:rPr>
              <w:t>± 0.0459</w:t>
            </w:r>
          </w:p>
        </w:tc>
        <w:tc>
          <w:tcPr>
            <w:tcW w:w="1059" w:type="pct"/>
          </w:tcPr>
          <w:p w14:paraId="291EB06C" w14:textId="77777777" w:rsidR="00F62E65" w:rsidRPr="00F62E65" w:rsidRDefault="00F62E65" w:rsidP="00A5417C">
            <w:pPr>
              <w:pStyle w:val="Tabletitle1"/>
              <w:spacing w:before="0"/>
              <w:jc w:val="both"/>
            </w:pPr>
            <w:r w:rsidRPr="00F62E65">
              <w:t>0.0164 ± 0.2049</w:t>
            </w:r>
          </w:p>
        </w:tc>
        <w:tc>
          <w:tcPr>
            <w:tcW w:w="1008" w:type="pct"/>
          </w:tcPr>
          <w:p w14:paraId="1962E8AB" w14:textId="77777777" w:rsidR="00F62E65" w:rsidRPr="00F62E65" w:rsidRDefault="00F62E65" w:rsidP="00A5417C">
            <w:pPr>
              <w:pStyle w:val="Tabletitle1"/>
              <w:spacing w:before="0"/>
              <w:jc w:val="both"/>
              <w:rPr>
                <w:b/>
                <w:bCs/>
              </w:rPr>
            </w:pPr>
            <w:r w:rsidRPr="00F62E65">
              <w:rPr>
                <w:b/>
                <w:bCs/>
              </w:rPr>
              <w:t>0.2041 ± 0.1421</w:t>
            </w:r>
          </w:p>
        </w:tc>
      </w:tr>
    </w:tbl>
    <w:p w14:paraId="20D93448" w14:textId="77777777" w:rsidR="00F62E65" w:rsidRDefault="00F62E65" w:rsidP="00A5417C">
      <w:pPr>
        <w:spacing w:after="0"/>
        <w:rPr>
          <w:sz w:val="22"/>
          <w:szCs w:val="22"/>
        </w:rPr>
      </w:pPr>
    </w:p>
    <w:p w14:paraId="118E9CF2" w14:textId="7A940A05" w:rsidR="00F62E65" w:rsidRPr="00D26244" w:rsidRDefault="00F62E65" w:rsidP="00A5417C">
      <w:pPr>
        <w:pStyle w:val="Normal1"/>
        <w:spacing w:after="0" w:line="480" w:lineRule="auto"/>
        <w:ind w:firstLine="720"/>
        <w:rPr>
          <w:lang w:eastAsia="ko-KR"/>
        </w:rPr>
      </w:pPr>
      <w:r>
        <w:rPr>
          <w:lang w:eastAsia="ko-KR"/>
        </w:rPr>
        <w:t xml:space="preserve">Table </w:t>
      </w:r>
      <w:ins w:id="89" w:author="Jinhang Jiang" w:date="2023-06-03T20:37:00Z">
        <w:r w:rsidR="001E2E2A">
          <w:rPr>
            <w:lang w:eastAsia="ko-KR"/>
          </w:rPr>
          <w:t>3</w:t>
        </w:r>
      </w:ins>
      <w:del w:id="90" w:author="Jinhang Jiang" w:date="2023-06-03T20:37:00Z">
        <w:r w:rsidDel="001E2E2A">
          <w:rPr>
            <w:lang w:eastAsia="ko-KR"/>
          </w:rPr>
          <w:delText>4</w:delText>
        </w:r>
      </w:del>
      <w:r>
        <w:rPr>
          <w:lang w:eastAsia="ko-KR"/>
        </w:rPr>
        <w:t>. Summary of Overall Model Performance with 90-day Training Period</w:t>
      </w:r>
    </w:p>
    <w:tbl>
      <w:tblPr>
        <w:tblStyle w:val="TableGrid"/>
        <w:tblW w:w="5000" w:type="pct"/>
        <w:jc w:val="center"/>
        <w:tblLook w:val="04A0" w:firstRow="1" w:lastRow="0" w:firstColumn="1" w:lastColumn="0" w:noHBand="0" w:noVBand="1"/>
      </w:tblPr>
      <w:tblGrid>
        <w:gridCol w:w="4164"/>
        <w:gridCol w:w="2706"/>
        <w:gridCol w:w="2480"/>
      </w:tblGrid>
      <w:tr w:rsidR="00F62E65" w:rsidRPr="00F62E65" w14:paraId="05FC65B3" w14:textId="77777777" w:rsidTr="00705ADB">
        <w:trPr>
          <w:jc w:val="center"/>
        </w:trPr>
        <w:tc>
          <w:tcPr>
            <w:tcW w:w="2227" w:type="pct"/>
          </w:tcPr>
          <w:p w14:paraId="2727ACAF" w14:textId="77777777" w:rsidR="00F62E65" w:rsidRPr="00F62E65" w:rsidRDefault="00F62E65" w:rsidP="00A5417C">
            <w:pPr>
              <w:pStyle w:val="Tabletitle1"/>
              <w:spacing w:before="0"/>
              <w:jc w:val="both"/>
              <w:rPr>
                <w:b/>
                <w:bCs/>
              </w:rPr>
            </w:pPr>
            <w:r w:rsidRPr="00F62E65">
              <w:rPr>
                <w:b/>
                <w:bCs/>
              </w:rPr>
              <w:t>Forecasting Models</w:t>
            </w:r>
          </w:p>
        </w:tc>
        <w:tc>
          <w:tcPr>
            <w:tcW w:w="1447" w:type="pct"/>
          </w:tcPr>
          <w:p w14:paraId="381874F7" w14:textId="77777777" w:rsidR="00F62E65" w:rsidRPr="00F62E65" w:rsidRDefault="00F62E65" w:rsidP="00A5417C">
            <w:pPr>
              <w:pStyle w:val="Tabletitle1"/>
              <w:spacing w:before="0"/>
              <w:jc w:val="both"/>
              <w:rPr>
                <w:b/>
                <w:bCs/>
              </w:rPr>
            </w:pPr>
            <w:r w:rsidRPr="00F62E65">
              <w:rPr>
                <w:b/>
                <w:bCs/>
              </w:rPr>
              <w:t>Average NFA (%)</w:t>
            </w:r>
          </w:p>
        </w:tc>
        <w:tc>
          <w:tcPr>
            <w:tcW w:w="1326" w:type="pct"/>
          </w:tcPr>
          <w:p w14:paraId="1D4BF4D6" w14:textId="77777777" w:rsidR="00F62E65" w:rsidRPr="00F62E65" w:rsidRDefault="00F62E65" w:rsidP="00A5417C">
            <w:pPr>
              <w:pStyle w:val="Tabletitle1"/>
              <w:spacing w:before="0"/>
              <w:jc w:val="both"/>
              <w:rPr>
                <w:b/>
                <w:bCs/>
              </w:rPr>
            </w:pPr>
            <w:r w:rsidRPr="00F62E65">
              <w:rPr>
                <w:b/>
                <w:bCs/>
              </w:rPr>
              <w:t>SC</w:t>
            </w:r>
          </w:p>
        </w:tc>
      </w:tr>
      <w:tr w:rsidR="00F62E65" w:rsidRPr="00F62E65" w14:paraId="5D343313" w14:textId="77777777" w:rsidTr="00705ADB">
        <w:trPr>
          <w:jc w:val="center"/>
        </w:trPr>
        <w:tc>
          <w:tcPr>
            <w:tcW w:w="2227" w:type="pct"/>
          </w:tcPr>
          <w:p w14:paraId="3ED64118" w14:textId="77777777" w:rsidR="00F62E65" w:rsidRPr="00F62E65" w:rsidRDefault="00F62E65" w:rsidP="00A5417C">
            <w:pPr>
              <w:pStyle w:val="Tabletitle1"/>
              <w:spacing w:before="0"/>
              <w:jc w:val="both"/>
            </w:pPr>
            <w:r w:rsidRPr="00F62E65">
              <w:t>7-day Base Prophet</w:t>
            </w:r>
          </w:p>
        </w:tc>
        <w:tc>
          <w:tcPr>
            <w:tcW w:w="1447" w:type="pct"/>
          </w:tcPr>
          <w:p w14:paraId="3C8C10FB" w14:textId="77777777" w:rsidR="00F62E65" w:rsidRPr="00F62E65" w:rsidRDefault="00F62E65" w:rsidP="00A5417C">
            <w:pPr>
              <w:pStyle w:val="Tabletitle1"/>
              <w:spacing w:before="0"/>
              <w:jc w:val="both"/>
            </w:pPr>
            <w:r w:rsidRPr="00F62E65">
              <w:t xml:space="preserve">76.24 </w:t>
            </w:r>
          </w:p>
        </w:tc>
        <w:tc>
          <w:tcPr>
            <w:tcW w:w="1326" w:type="pct"/>
          </w:tcPr>
          <w:p w14:paraId="64745029" w14:textId="77777777" w:rsidR="00F62E65" w:rsidRPr="00F62E65" w:rsidRDefault="00F62E65" w:rsidP="00A5417C">
            <w:pPr>
              <w:pStyle w:val="Tabletitle1"/>
              <w:spacing w:before="0"/>
              <w:jc w:val="both"/>
            </w:pPr>
            <w:r w:rsidRPr="00F62E65">
              <w:t>0.0944</w:t>
            </w:r>
          </w:p>
        </w:tc>
      </w:tr>
      <w:tr w:rsidR="00F62E65" w:rsidRPr="00F62E65" w14:paraId="0DFA0026" w14:textId="77777777" w:rsidTr="00705ADB">
        <w:trPr>
          <w:jc w:val="center"/>
        </w:trPr>
        <w:tc>
          <w:tcPr>
            <w:tcW w:w="2227" w:type="pct"/>
          </w:tcPr>
          <w:p w14:paraId="3698353F" w14:textId="77777777" w:rsidR="00F62E65" w:rsidRPr="00F62E65" w:rsidRDefault="00F62E65" w:rsidP="00A5417C">
            <w:pPr>
              <w:pStyle w:val="Tabletitle1"/>
              <w:spacing w:before="0"/>
              <w:jc w:val="both"/>
            </w:pPr>
            <w:r w:rsidRPr="00F62E65">
              <w:t>7-day Topic Prophet</w:t>
            </w:r>
          </w:p>
        </w:tc>
        <w:tc>
          <w:tcPr>
            <w:tcW w:w="1447" w:type="pct"/>
          </w:tcPr>
          <w:p w14:paraId="083F8775" w14:textId="77777777" w:rsidR="00F62E65" w:rsidRPr="00F62E65" w:rsidRDefault="00F62E65" w:rsidP="00A5417C">
            <w:pPr>
              <w:pStyle w:val="Tabletitle1"/>
              <w:spacing w:before="0"/>
              <w:jc w:val="both"/>
            </w:pPr>
            <w:r w:rsidRPr="00F62E65">
              <w:t>69.80</w:t>
            </w:r>
          </w:p>
        </w:tc>
        <w:tc>
          <w:tcPr>
            <w:tcW w:w="1326" w:type="pct"/>
          </w:tcPr>
          <w:p w14:paraId="083C579E" w14:textId="77777777" w:rsidR="00F62E65" w:rsidRPr="00F62E65" w:rsidRDefault="00F62E65" w:rsidP="00A5417C">
            <w:pPr>
              <w:pStyle w:val="Tabletitle1"/>
              <w:spacing w:before="0"/>
              <w:jc w:val="both"/>
            </w:pPr>
            <w:r w:rsidRPr="00F62E65">
              <w:t>0.1472</w:t>
            </w:r>
          </w:p>
        </w:tc>
      </w:tr>
      <w:tr w:rsidR="00F62E65" w:rsidRPr="00F62E65" w14:paraId="0392049C" w14:textId="77777777" w:rsidTr="00705ADB">
        <w:trPr>
          <w:jc w:val="center"/>
        </w:trPr>
        <w:tc>
          <w:tcPr>
            <w:tcW w:w="2227" w:type="pct"/>
          </w:tcPr>
          <w:p w14:paraId="4AE46AAD" w14:textId="77777777" w:rsidR="00F62E65" w:rsidRPr="00F62E65" w:rsidRDefault="00F62E65" w:rsidP="00A5417C">
            <w:pPr>
              <w:pStyle w:val="Tabletitle1"/>
              <w:spacing w:before="0"/>
              <w:jc w:val="both"/>
            </w:pPr>
            <w:r w:rsidRPr="00F62E65">
              <w:t>7-day Base LSTM</w:t>
            </w:r>
          </w:p>
        </w:tc>
        <w:tc>
          <w:tcPr>
            <w:tcW w:w="1447" w:type="pct"/>
          </w:tcPr>
          <w:p w14:paraId="37DD4384" w14:textId="77777777" w:rsidR="00F62E65" w:rsidRPr="00F62E65" w:rsidRDefault="00F62E65" w:rsidP="00A5417C">
            <w:pPr>
              <w:pStyle w:val="Tabletitle1"/>
              <w:spacing w:before="0"/>
              <w:jc w:val="both"/>
            </w:pPr>
            <w:r w:rsidRPr="00F62E65">
              <w:t>75.52</w:t>
            </w:r>
          </w:p>
        </w:tc>
        <w:tc>
          <w:tcPr>
            <w:tcW w:w="1326" w:type="pct"/>
          </w:tcPr>
          <w:p w14:paraId="3E740289" w14:textId="77777777" w:rsidR="00F62E65" w:rsidRPr="00F62E65" w:rsidRDefault="00F62E65" w:rsidP="00A5417C">
            <w:pPr>
              <w:pStyle w:val="Tabletitle1"/>
              <w:spacing w:before="0"/>
              <w:jc w:val="both"/>
            </w:pPr>
            <w:r w:rsidRPr="00F62E65">
              <w:t>-0.0475</w:t>
            </w:r>
          </w:p>
        </w:tc>
      </w:tr>
      <w:tr w:rsidR="00F62E65" w:rsidRPr="00F62E65" w14:paraId="425656C7" w14:textId="77777777" w:rsidTr="00705ADB">
        <w:trPr>
          <w:jc w:val="center"/>
        </w:trPr>
        <w:tc>
          <w:tcPr>
            <w:tcW w:w="2227" w:type="pct"/>
          </w:tcPr>
          <w:p w14:paraId="13C7890D" w14:textId="77777777" w:rsidR="00F62E65" w:rsidRPr="00F62E65" w:rsidRDefault="00F62E65" w:rsidP="00A5417C">
            <w:pPr>
              <w:pStyle w:val="Tabletitle1"/>
              <w:spacing w:before="0"/>
              <w:jc w:val="both"/>
            </w:pPr>
            <w:r w:rsidRPr="00F62E65">
              <w:t>1-day Topic LSTM – Single</w:t>
            </w:r>
          </w:p>
        </w:tc>
        <w:tc>
          <w:tcPr>
            <w:tcW w:w="1447" w:type="pct"/>
          </w:tcPr>
          <w:p w14:paraId="68E169EC" w14:textId="77777777" w:rsidR="00F62E65" w:rsidRPr="00F62E65" w:rsidRDefault="00F62E65" w:rsidP="00A5417C">
            <w:pPr>
              <w:pStyle w:val="Tabletitle1"/>
              <w:spacing w:before="0"/>
              <w:jc w:val="both"/>
            </w:pPr>
            <w:r w:rsidRPr="00F62E65">
              <w:t>84.19</w:t>
            </w:r>
          </w:p>
        </w:tc>
        <w:tc>
          <w:tcPr>
            <w:tcW w:w="1326" w:type="pct"/>
          </w:tcPr>
          <w:p w14:paraId="2AA97766" w14:textId="77777777" w:rsidR="00F62E65" w:rsidRPr="00F62E65" w:rsidRDefault="00F62E65" w:rsidP="00A5417C">
            <w:pPr>
              <w:pStyle w:val="Tabletitle1"/>
              <w:spacing w:before="0"/>
              <w:jc w:val="both"/>
              <w:rPr>
                <w:b/>
                <w:bCs/>
              </w:rPr>
            </w:pPr>
            <w:r w:rsidRPr="00F62E65">
              <w:rPr>
                <w:b/>
                <w:bCs/>
              </w:rPr>
              <w:t>0.6846</w:t>
            </w:r>
          </w:p>
        </w:tc>
      </w:tr>
      <w:tr w:rsidR="00F62E65" w:rsidRPr="00F62E65" w14:paraId="3A0E2D9A" w14:textId="77777777" w:rsidTr="00705ADB">
        <w:trPr>
          <w:jc w:val="center"/>
        </w:trPr>
        <w:tc>
          <w:tcPr>
            <w:tcW w:w="2227" w:type="pct"/>
          </w:tcPr>
          <w:p w14:paraId="054BD827" w14:textId="233B850D" w:rsidR="00F62E65" w:rsidRPr="00F62E65" w:rsidRDefault="00F62E65" w:rsidP="00A5417C">
            <w:pPr>
              <w:pStyle w:val="Tabletitle1"/>
              <w:spacing w:before="0"/>
              <w:jc w:val="both"/>
            </w:pPr>
            <w:r w:rsidRPr="00F62E65">
              <w:t>7-day Topic LSTM</w:t>
            </w:r>
          </w:p>
        </w:tc>
        <w:tc>
          <w:tcPr>
            <w:tcW w:w="1447" w:type="pct"/>
          </w:tcPr>
          <w:p w14:paraId="49B00B10" w14:textId="77777777" w:rsidR="00F62E65" w:rsidRPr="00F62E65" w:rsidRDefault="00F62E65" w:rsidP="00A5417C">
            <w:pPr>
              <w:pStyle w:val="Tabletitle1"/>
              <w:spacing w:before="0"/>
              <w:jc w:val="both"/>
              <w:rPr>
                <w:b/>
                <w:bCs/>
              </w:rPr>
            </w:pPr>
            <w:commentRangeStart w:id="91"/>
            <w:r w:rsidRPr="00F62E65">
              <w:rPr>
                <w:b/>
                <w:bCs/>
              </w:rPr>
              <w:t>87.36</w:t>
            </w:r>
          </w:p>
        </w:tc>
        <w:tc>
          <w:tcPr>
            <w:tcW w:w="1326" w:type="pct"/>
          </w:tcPr>
          <w:p w14:paraId="01A535D0" w14:textId="77777777" w:rsidR="00F62E65" w:rsidRPr="00F62E65" w:rsidRDefault="00F62E65" w:rsidP="00A5417C">
            <w:pPr>
              <w:pStyle w:val="Tabletitle1"/>
              <w:spacing w:before="0"/>
              <w:jc w:val="both"/>
            </w:pPr>
            <w:r w:rsidRPr="00F62E65">
              <w:t>-0.0410</w:t>
            </w:r>
            <w:commentRangeEnd w:id="91"/>
            <w:r w:rsidR="004F37C0">
              <w:rPr>
                <w:rStyle w:val="CommentReference"/>
                <w:rFonts w:eastAsia="Times New Roman"/>
                <w:color w:val="000000"/>
                <w:lang w:val="en-US" w:eastAsia="en-US"/>
              </w:rPr>
              <w:commentReference w:id="91"/>
            </w:r>
          </w:p>
        </w:tc>
      </w:tr>
    </w:tbl>
    <w:p w14:paraId="021C922C" w14:textId="77777777" w:rsidR="00F62E65" w:rsidRPr="00C308E7" w:rsidRDefault="00F62E65" w:rsidP="00A5417C">
      <w:pPr>
        <w:spacing w:after="0"/>
        <w:rPr>
          <w:sz w:val="22"/>
          <w:szCs w:val="22"/>
        </w:rPr>
      </w:pPr>
    </w:p>
    <w:sectPr w:rsidR="00F62E65" w:rsidRPr="00C308E7" w:rsidSect="008321A5">
      <w:footerReference w:type="default" r:id="rId18"/>
      <w:headerReference w:type="first" r:id="rId19"/>
      <w:footerReference w:type="first" r:id="rId20"/>
      <w:pgSz w:w="12240" w:h="15840"/>
      <w:pgMar w:top="1440" w:right="1440" w:bottom="1440" w:left="1440" w:header="720" w:footer="288"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rinivasan, Karthik" w:date="2024-05-10T10:45:00Z" w:initials="KS">
    <w:p w14:paraId="4D8E778C" w14:textId="77777777" w:rsidR="00842C58" w:rsidRDefault="00842C58" w:rsidP="00842C58">
      <w:pPr>
        <w:pStyle w:val="CommentText"/>
        <w:jc w:val="left"/>
      </w:pPr>
      <w:r>
        <w:rPr>
          <w:rStyle w:val="CommentReference"/>
        </w:rPr>
        <w:annotationRef/>
      </w:r>
      <w:r>
        <w:t xml:space="preserve">This paper is almost ready for submission. We can target this in JMIS after submitting the TimeSpeaks paper. I have made minor comments here and there and committed all the previous proposed edits. </w:t>
      </w:r>
    </w:p>
  </w:comment>
  <w:comment w:id="2" w:author="Srinivasan, Karthik" w:date="2023-05-30T15:45:00Z" w:initials="SK">
    <w:p w14:paraId="691D9510" w14:textId="648891E8" w:rsidR="002402E9" w:rsidRDefault="002402E9">
      <w:pPr>
        <w:pStyle w:val="CommentText"/>
        <w:jc w:val="left"/>
      </w:pPr>
      <w:r>
        <w:rPr>
          <w:rStyle w:val="CommentReference"/>
        </w:rPr>
        <w:annotationRef/>
      </w:r>
      <w:r>
        <w:t>The introduction section can be expanded further. Perhaps, the flow can be:</w:t>
      </w:r>
      <w:r>
        <w:br/>
      </w:r>
      <w:r>
        <w:br/>
        <w:t>'Importance of uncertainty prediction' --&gt; cost of unforeseen uncertainties/disasters</w:t>
      </w:r>
    </w:p>
    <w:p w14:paraId="2EEC8179" w14:textId="77777777" w:rsidR="002402E9" w:rsidRDefault="002402E9">
      <w:pPr>
        <w:pStyle w:val="CommentText"/>
        <w:jc w:val="left"/>
      </w:pPr>
      <w:r>
        <w:t xml:space="preserve">Summary of existing work in a few sentence. Highlighting the problem statement and research gap. </w:t>
      </w:r>
    </w:p>
    <w:p w14:paraId="422FBFB2" w14:textId="77777777" w:rsidR="002402E9" w:rsidRDefault="002402E9">
      <w:pPr>
        <w:pStyle w:val="CommentText"/>
        <w:jc w:val="left"/>
      </w:pPr>
      <w:r>
        <w:t xml:space="preserve">Summarizing our framework and how it is timely. Describing the analysis and findings. </w:t>
      </w:r>
    </w:p>
    <w:p w14:paraId="3CD9E71B" w14:textId="77777777" w:rsidR="002402E9" w:rsidRDefault="002402E9">
      <w:pPr>
        <w:pStyle w:val="CommentText"/>
        <w:jc w:val="left"/>
      </w:pPr>
      <w:r>
        <w:t xml:space="preserve">Listing the contributions of our paper. </w:t>
      </w:r>
    </w:p>
    <w:p w14:paraId="5854F5CE" w14:textId="77777777" w:rsidR="002402E9" w:rsidRDefault="002402E9" w:rsidP="00FC5A19">
      <w:pPr>
        <w:pStyle w:val="CommentText"/>
        <w:jc w:val="left"/>
      </w:pPr>
    </w:p>
  </w:comment>
  <w:comment w:id="4" w:author="Srinivasan, Karthik" w:date="2023-05-30T15:42:00Z" w:initials="SK">
    <w:p w14:paraId="1DE5E7BE" w14:textId="71C2E3A8" w:rsidR="002402E9" w:rsidRDefault="002402E9" w:rsidP="00246FDC">
      <w:pPr>
        <w:pStyle w:val="CommentText"/>
        <w:jc w:val="left"/>
      </w:pPr>
      <w:r>
        <w:rPr>
          <w:rStyle w:val="CommentReference"/>
        </w:rPr>
        <w:annotationRef/>
      </w:r>
      <w:r>
        <w:t xml:space="preserve">In this section, we can add socio-economic theories about social media and how information in social media can be related to economic uncertainty. Also, the logical flow of the paragraphs of this section can be improved. </w:t>
      </w:r>
    </w:p>
  </w:comment>
  <w:comment w:id="8" w:author="Srinivasan, Karthik" w:date="2023-05-30T15:39:00Z" w:initials="SK">
    <w:p w14:paraId="5ADE6D40" w14:textId="54082A8B" w:rsidR="004F37C0" w:rsidRDefault="004F37C0" w:rsidP="00517686">
      <w:pPr>
        <w:pStyle w:val="CommentText"/>
        <w:jc w:val="left"/>
      </w:pPr>
      <w:r>
        <w:rPr>
          <w:rStyle w:val="CommentReference"/>
        </w:rPr>
        <w:annotationRef/>
      </w:r>
      <w:r>
        <w:t xml:space="preserve">Some examples of the reddits can be described in this sub-section, particular showing using instances how discussions can be tied to imminent economic uncertainty. One or two representative reddit posts and replies are sufficient. This is to motivate the reader about the veracity of our claim. </w:t>
      </w:r>
    </w:p>
  </w:comment>
  <w:comment w:id="9" w:author="Jinhang Jiang" w:date="2023-06-04T19:27:00Z" w:initials="JJ">
    <w:p w14:paraId="1B0AB732" w14:textId="77777777" w:rsidR="001D54F4" w:rsidRDefault="001D54F4" w:rsidP="007D4401">
      <w:pPr>
        <w:pStyle w:val="CommentText"/>
        <w:jc w:val="left"/>
      </w:pPr>
      <w:r>
        <w:rPr>
          <w:rStyle w:val="CommentReference"/>
        </w:rPr>
        <w:annotationRef/>
      </w:r>
      <w:r>
        <w:t xml:space="preserve">I will add it later once we are done with the majority of the rewritings. </w:t>
      </w:r>
    </w:p>
  </w:comment>
  <w:comment w:id="11" w:author="Srinivasan, Karthik" w:date="2023-05-30T15:47:00Z" w:initials="SK">
    <w:p w14:paraId="2479806D" w14:textId="4EAE089C" w:rsidR="002402E9" w:rsidRDefault="002402E9" w:rsidP="00FB1FD6">
      <w:pPr>
        <w:pStyle w:val="CommentText"/>
        <w:jc w:val="left"/>
      </w:pPr>
      <w:r>
        <w:rPr>
          <w:rStyle w:val="CommentReference"/>
        </w:rPr>
        <w:annotationRef/>
      </w:r>
      <w:r>
        <w:t xml:space="preserve">Why havent these features used for forecasting analysis? They can be more relevant then. </w:t>
      </w:r>
    </w:p>
  </w:comment>
  <w:comment w:id="12" w:author="Jinhang Jiang" w:date="2023-06-03T16:23:00Z" w:initials="JJ">
    <w:p w14:paraId="45D6B1EC" w14:textId="77777777" w:rsidR="000C7242" w:rsidRDefault="000C7242" w:rsidP="00A66B3E">
      <w:pPr>
        <w:pStyle w:val="CommentText"/>
        <w:jc w:val="left"/>
      </w:pPr>
      <w:r>
        <w:rPr>
          <w:rStyle w:val="CommentReference"/>
        </w:rPr>
        <w:annotationRef/>
      </w:r>
      <w:r>
        <w:t xml:space="preserve">Probably we can explain more here. But the reason I excluded them is I only wanted to focus on the topics. I think we should be clear the goal of the paper is to present that the topics are relevant to predicting EUI not setting a unbeatable benchmark. Maybe we should consider removing these features? </w:t>
      </w:r>
    </w:p>
  </w:comment>
  <w:comment w:id="13" w:author="Srinivasan, Karthik" w:date="2023-06-22T16:00:00Z" w:initials="SK">
    <w:p w14:paraId="4E88487D" w14:textId="77777777" w:rsidR="007D7736" w:rsidRDefault="007D7736" w:rsidP="00545C43">
      <w:pPr>
        <w:pStyle w:val="CommentText"/>
        <w:jc w:val="left"/>
      </w:pPr>
      <w:r>
        <w:rPr>
          <w:rStyle w:val="CommentReference"/>
        </w:rPr>
        <w:annotationRef/>
      </w:r>
      <w:r>
        <w:t xml:space="preserve">The reason to add these features is to ensure that topics do improve upon all the usual suspects of predictors. If proposed features are proxies for existing features, or the predictive model with existing features actually performs worse with proposed features, then the contribution becomes mute. </w:t>
      </w:r>
    </w:p>
  </w:comment>
  <w:comment w:id="14" w:author="Srinivasan, Karthik" w:date="2023-06-22T16:01:00Z" w:initials="SK">
    <w:p w14:paraId="3D506B6E" w14:textId="77777777" w:rsidR="007D7736" w:rsidRDefault="007D7736" w:rsidP="004A0107">
      <w:pPr>
        <w:pStyle w:val="CommentText"/>
        <w:jc w:val="left"/>
      </w:pPr>
      <w:r>
        <w:rPr>
          <w:rStyle w:val="CommentReference"/>
        </w:rPr>
        <w:annotationRef/>
      </w:r>
      <w:r>
        <w:t xml:space="preserve">In short, it is safer to include some 'existing features' in the model and show that new/proposed features improve prediction. This will shield us from potential reviewer concerns as the one above (which even I as a reviewer would have posted). </w:t>
      </w:r>
    </w:p>
  </w:comment>
  <w:comment w:id="17" w:author="Srinivasan, Karthik" w:date="2023-05-30T15:59:00Z" w:initials="SK">
    <w:p w14:paraId="2B811C85" w14:textId="776427D6" w:rsidR="00892744" w:rsidRDefault="00892744" w:rsidP="00491A9B">
      <w:pPr>
        <w:pStyle w:val="CommentText"/>
        <w:jc w:val="left"/>
      </w:pPr>
      <w:r>
        <w:rPr>
          <w:rStyle w:val="CommentReference"/>
        </w:rPr>
        <w:annotationRef/>
      </w:r>
      <w:r>
        <w:t xml:space="preserve">BERTopic is discussed much in brief for a journal paper. It can be expanded further, and why this is chosen over LDA (traditional) topic modeling, for our context. </w:t>
      </w:r>
    </w:p>
  </w:comment>
  <w:comment w:id="18" w:author="Jinhang Jiang" w:date="2023-06-04T19:27:00Z" w:initials="JJ">
    <w:p w14:paraId="00422AD7" w14:textId="77777777" w:rsidR="001D54F4" w:rsidRDefault="001D54F4" w:rsidP="00693179">
      <w:pPr>
        <w:pStyle w:val="CommentText"/>
        <w:jc w:val="left"/>
      </w:pPr>
      <w:r>
        <w:rPr>
          <w:rStyle w:val="CommentReference"/>
        </w:rPr>
        <w:annotationRef/>
      </w:r>
      <w:r>
        <w:t>Got it. Let me think about it. I chose it because it is "BERT" based so it looks fancy, and its api is easy to use. But I understand it cannot be the reasons on the paper..</w:t>
      </w:r>
    </w:p>
  </w:comment>
  <w:comment w:id="21" w:author="Srinivasan, Karthik" w:date="2023-05-30T15:57:00Z" w:initials="SK">
    <w:p w14:paraId="24DF68EB" w14:textId="0A63BB30" w:rsidR="00892744" w:rsidRDefault="00892744" w:rsidP="00EA6A3C">
      <w:pPr>
        <w:pStyle w:val="CommentText"/>
        <w:jc w:val="left"/>
      </w:pPr>
      <w:r>
        <w:rPr>
          <w:rStyle w:val="CommentReference"/>
        </w:rPr>
        <w:annotationRef/>
      </w:r>
      <w:r>
        <w:t xml:space="preserve">One potential challenge in the framework is the number of topics determination of BERTopic. As I point out in the results tables, the output seems to favor higher number of topics. Hence there needs to be some cost involved with more topics, else, the best case scenario will be taking maximum number of topics into the model.  </w:t>
      </w:r>
    </w:p>
  </w:comment>
  <w:comment w:id="22" w:author="Srinivasan, Karthik" w:date="2023-05-30T15:58:00Z" w:initials="SK">
    <w:p w14:paraId="4740F21C" w14:textId="77777777" w:rsidR="00892744" w:rsidRDefault="00892744" w:rsidP="008E37F1">
      <w:pPr>
        <w:pStyle w:val="CommentText"/>
        <w:jc w:val="left"/>
      </w:pPr>
      <w:r>
        <w:rPr>
          <w:rStyle w:val="CommentReference"/>
        </w:rPr>
        <w:annotationRef/>
      </w:r>
      <w:r>
        <w:t xml:space="preserve">Alternatively, I proposed the elbow method to determine optimal features. We can discuss during our meeting heuristic/quick alternatives for this step.  </w:t>
      </w:r>
    </w:p>
  </w:comment>
  <w:comment w:id="23" w:author="Jinhang Jiang" w:date="2023-06-03T16:32:00Z" w:initials="JJ">
    <w:p w14:paraId="6C5D50DA" w14:textId="77777777" w:rsidR="00D12628" w:rsidRDefault="00D12628">
      <w:pPr>
        <w:pStyle w:val="CommentText"/>
        <w:jc w:val="left"/>
      </w:pPr>
      <w:r>
        <w:rPr>
          <w:rStyle w:val="CommentReference"/>
        </w:rPr>
        <w:annotationRef/>
      </w:r>
      <w:r>
        <w:t>Yeah, I tried to use the elbow method with the default score, and we don’t really see a elbow. If we use perplexity score, the calculation won't converge. So I chose to use the default method provided by the model, and here is a brief defnition --&gt; "nr_topic: Specifying the number of topics will reduce the initial number of topics to the value specified. This reduction can take a while as each reduction in topics (-1) activates a c-TF-IDF calculation. If this is set to None, no reduction is applied. Use "auto" to automatically reduce topics using HDBSCAN. "</w:t>
      </w:r>
    </w:p>
    <w:p w14:paraId="52F3A9B7" w14:textId="77777777" w:rsidR="00D12628" w:rsidRDefault="00D12628">
      <w:pPr>
        <w:pStyle w:val="CommentText"/>
        <w:jc w:val="left"/>
      </w:pPr>
    </w:p>
    <w:p w14:paraId="1FC14324" w14:textId="77777777" w:rsidR="00D12628" w:rsidRDefault="00D12628" w:rsidP="00A3036D">
      <w:pPr>
        <w:pStyle w:val="CommentText"/>
        <w:jc w:val="left"/>
      </w:pPr>
      <w:r>
        <w:t>We can discuss more.</w:t>
      </w:r>
    </w:p>
  </w:comment>
  <w:comment w:id="24" w:author="Srinivasan, Karthik" w:date="2023-06-27T14:58:00Z" w:initials="SK">
    <w:p w14:paraId="7419FF16" w14:textId="77777777" w:rsidR="005C5DF9" w:rsidRDefault="005C5DF9" w:rsidP="00AC38C8">
      <w:pPr>
        <w:pStyle w:val="CommentText"/>
        <w:jc w:val="left"/>
      </w:pPr>
      <w:r>
        <w:rPr>
          <w:rStyle w:val="CommentReference"/>
        </w:rPr>
        <w:annotationRef/>
      </w:r>
      <w:r>
        <w:t xml:space="preserve">Let us discuss this further. Currently, I see the discontinuous X-axis for the number of topics to be something reviewers can pick on. Since we are comparing performance across no of topics, our choice of intervals should not be ad-hoc. </w:t>
      </w:r>
    </w:p>
  </w:comment>
  <w:comment w:id="26" w:author="Srinivasan, Karthik" w:date="2023-05-30T14:51:00Z" w:initials="SK">
    <w:p w14:paraId="7671B264" w14:textId="1A15B7F3" w:rsidR="00F60FB6" w:rsidRDefault="00F60FB6" w:rsidP="0012162A">
      <w:pPr>
        <w:pStyle w:val="CommentText"/>
        <w:jc w:val="left"/>
      </w:pPr>
      <w:r>
        <w:rPr>
          <w:rStyle w:val="CommentReference"/>
        </w:rPr>
        <w:annotationRef/>
      </w:r>
      <w:r>
        <w:t xml:space="preserve">This sub-section has to be re-written. Let us not emphasize on the multimodal learning aspect, as it seems common practice in analytics applications. </w:t>
      </w:r>
    </w:p>
  </w:comment>
  <w:comment w:id="27" w:author="Jinhang Jiang" w:date="2023-06-04T19:19:00Z" w:initials="JJ">
    <w:p w14:paraId="4329884D" w14:textId="77777777" w:rsidR="00996337" w:rsidRDefault="00996337" w:rsidP="00DD6B87">
      <w:pPr>
        <w:pStyle w:val="CommentText"/>
        <w:jc w:val="left"/>
      </w:pPr>
      <w:r>
        <w:rPr>
          <w:rStyle w:val="CommentReference"/>
        </w:rPr>
        <w:annotationRef/>
      </w:r>
      <w:r>
        <w:t xml:space="preserve">Agree. </w:t>
      </w:r>
    </w:p>
  </w:comment>
  <w:comment w:id="28" w:author="Srinivasan, Karthik" w:date="2023-05-30T14:52:00Z" w:initials="SK">
    <w:p w14:paraId="5FE27BC0" w14:textId="47B1B034" w:rsidR="00F60FB6" w:rsidRDefault="00F60FB6" w:rsidP="009B09D2">
      <w:pPr>
        <w:pStyle w:val="CommentText"/>
        <w:jc w:val="left"/>
      </w:pPr>
      <w:r>
        <w:rPr>
          <w:rStyle w:val="CommentReference"/>
        </w:rPr>
        <w:annotationRef/>
      </w:r>
      <w:r>
        <w:t xml:space="preserve">The structuring of this sub-section is important. The benchmarks (PROPHET) and its variations can be described in the ANALYSIS section instead of the method section. </w:t>
      </w:r>
    </w:p>
  </w:comment>
  <w:comment w:id="29" w:author="Jinhang Jiang" w:date="2023-06-04T19:19:00Z" w:initials="JJ">
    <w:p w14:paraId="1F2FC4A4" w14:textId="77777777" w:rsidR="00996337" w:rsidRDefault="00996337" w:rsidP="00823477">
      <w:pPr>
        <w:pStyle w:val="CommentText"/>
        <w:jc w:val="left"/>
      </w:pPr>
      <w:r>
        <w:rPr>
          <w:rStyle w:val="CommentReference"/>
        </w:rPr>
        <w:annotationRef/>
      </w:r>
      <w:r>
        <w:t>Done.</w:t>
      </w:r>
    </w:p>
  </w:comment>
  <w:comment w:id="30" w:author="Srinivasan, Karthik" w:date="2023-06-27T15:02:00Z" w:initials="SK">
    <w:p w14:paraId="42970057" w14:textId="77777777" w:rsidR="005C5DF9" w:rsidRDefault="005C5DF9" w:rsidP="009A05D4">
      <w:pPr>
        <w:pStyle w:val="CommentText"/>
        <w:jc w:val="left"/>
      </w:pPr>
      <w:r>
        <w:rPr>
          <w:rStyle w:val="CommentReference"/>
        </w:rPr>
        <w:annotationRef/>
      </w:r>
      <w:r>
        <w:t>Need to explain why two layers of BiLSTM are used (instead of one), and why a dense layer is added at the end (why not train the output of the BiLSTM to y_t directly.</w:t>
      </w:r>
    </w:p>
  </w:comment>
  <w:comment w:id="64" w:author="Srinivasan, Karthik" w:date="2023-05-30T15:24:00Z" w:initials="SK">
    <w:p w14:paraId="5404F79F" w14:textId="77777777" w:rsidR="0038200C" w:rsidRDefault="0038200C" w:rsidP="005064AF">
      <w:pPr>
        <w:pStyle w:val="CommentText"/>
        <w:jc w:val="left"/>
      </w:pPr>
      <w:r>
        <w:rPr>
          <w:rStyle w:val="CommentReference"/>
        </w:rPr>
        <w:annotationRef/>
      </w:r>
      <w:r>
        <w:t xml:space="preserve">Instead of this heatmap, we could also consider a correlational network visualization showing the topics and their inter-correlation as well as EUI as a different colored node linking to these nodes. The correlation matrix is just fed into igraph or networkX as an adjacency matrix for the undirected weighted network. </w:t>
      </w:r>
    </w:p>
  </w:comment>
  <w:comment w:id="65" w:author="Srinivasan, Karthik" w:date="2023-05-30T15:25:00Z" w:initials="SK">
    <w:p w14:paraId="760EDDF3" w14:textId="77777777" w:rsidR="0038200C" w:rsidRDefault="0038200C" w:rsidP="00405795">
      <w:pPr>
        <w:pStyle w:val="CommentText"/>
        <w:jc w:val="left"/>
      </w:pPr>
      <w:r>
        <w:rPr>
          <w:rStyle w:val="CommentReference"/>
        </w:rPr>
        <w:annotationRef/>
      </w:r>
      <w:r>
        <w:t>Replacing this figure and the previous one will also differentiate the 'look' of this paper from ICIS draft.</w:t>
      </w:r>
    </w:p>
  </w:comment>
  <w:comment w:id="68" w:author="Srinivasan, Karthik" w:date="2023-05-30T15:28:00Z" w:initials="SK">
    <w:p w14:paraId="0EA42E4C" w14:textId="77777777" w:rsidR="0038200C" w:rsidRDefault="0038200C" w:rsidP="00434E90">
      <w:pPr>
        <w:pStyle w:val="CommentText"/>
        <w:jc w:val="left"/>
      </w:pPr>
      <w:r>
        <w:rPr>
          <w:rStyle w:val="CommentReference"/>
        </w:rPr>
        <w:annotationRef/>
      </w:r>
      <w:r>
        <w:t xml:space="preserve">Can we try different color and line patterns for the different methods? With most of them in red, it is hard to differentiate. I often use different dashed types for lines, as many times, papers are downloaded and printed in black and white and color figures become incoherent then. </w:t>
      </w:r>
    </w:p>
  </w:comment>
  <w:comment w:id="69" w:author="Srinivasan, Karthik" w:date="2023-05-30T15:28:00Z" w:initials="SK">
    <w:p w14:paraId="2CE36100" w14:textId="77777777" w:rsidR="0038200C" w:rsidRDefault="0038200C" w:rsidP="00EF4D48">
      <w:pPr>
        <w:pStyle w:val="CommentText"/>
        <w:jc w:val="left"/>
      </w:pPr>
      <w:r>
        <w:rPr>
          <w:rStyle w:val="CommentReference"/>
        </w:rPr>
        <w:annotationRef/>
      </w:r>
      <w:r>
        <w:t>For example, in this figure, I am guessing the Topic LSTM is the one in the bottom. I am curious why Topic LSTM does so badly?</w:t>
      </w:r>
    </w:p>
  </w:comment>
  <w:comment w:id="70" w:author="Srinivasan, Karthik" w:date="2023-05-30T15:26:00Z" w:initials="SK">
    <w:p w14:paraId="122EDDFC" w14:textId="465CFA96" w:rsidR="0038200C" w:rsidRDefault="0038200C" w:rsidP="00A8238E">
      <w:pPr>
        <w:pStyle w:val="CommentText"/>
        <w:jc w:val="left"/>
      </w:pPr>
      <w:r>
        <w:rPr>
          <w:rStyle w:val="CommentReference"/>
        </w:rPr>
        <w:annotationRef/>
      </w:r>
      <w:r>
        <w:t xml:space="preserve">This figure does not accomplish much, and only the text description should be sufficient, to state that Topic PROPHET works better for shorter training periods. </w:t>
      </w:r>
    </w:p>
  </w:comment>
  <w:comment w:id="83" w:author="Srinivasan, Karthik" w:date="2023-05-30T15:32:00Z" w:initials="SK">
    <w:p w14:paraId="5EAC6755" w14:textId="77777777" w:rsidR="004F37C0" w:rsidRDefault="004F37C0" w:rsidP="00FF0D58">
      <w:pPr>
        <w:pStyle w:val="CommentText"/>
        <w:jc w:val="left"/>
      </w:pPr>
      <w:r>
        <w:rPr>
          <w:rStyle w:val="CommentReference"/>
        </w:rPr>
        <w:annotationRef/>
      </w:r>
      <w:r>
        <w:t xml:space="preserve">Perhaps, an elbow plot approach or similar can be used to select a reasonable number of topics? </w:t>
      </w:r>
    </w:p>
  </w:comment>
  <w:comment w:id="81" w:author="Srinivasan, Karthik" w:date="2023-06-27T14:54:00Z" w:initials="SK">
    <w:p w14:paraId="125365B3" w14:textId="77777777" w:rsidR="00170648" w:rsidRDefault="00170648" w:rsidP="0068469D">
      <w:pPr>
        <w:pStyle w:val="CommentText"/>
        <w:jc w:val="left"/>
      </w:pPr>
      <w:r>
        <w:rPr>
          <w:rStyle w:val="CommentReference"/>
        </w:rPr>
        <w:annotationRef/>
      </w:r>
      <w:r>
        <w:t xml:space="preserve">I do foresee a sweet spot around 200 to 500 for no of topics. Notice how until 100, the NFA is less than 73, than it increases to 74.25 to 3-days after, and 73.92 in 7-days after. 200-100 = 100, and 2502 -200 = 2302; with such increases, we get 74.25-73.79 (0.46),  74.74-74.25 (0.49) and </w:t>
      </w:r>
      <w:r>
        <w:rPr>
          <w:color w:val="CDA869"/>
        </w:rPr>
        <w:t>73.92 - 73.3</w:t>
      </w:r>
      <w:r>
        <w:t xml:space="preserve"> (0.62), </w:t>
      </w:r>
      <w:r>
        <w:rPr>
          <w:color w:val="CDA869"/>
        </w:rPr>
        <w:t>74.54 - 73.92</w:t>
      </w:r>
      <w:r>
        <w:t xml:space="preserve"> (0.62) for two intervals. So it seems that after 200 topics, the improvement until 2502 topics is not significant. Such a pattern can be determined by the elbow plot, if we have uniform intervals. We can do a progressive elbow plot, first, we look at 1 topic, 100 topics, 1000 topics. Then if 100 topics is optimal, we choose 50-150 topics in steps fo 10. If 1000 topics is optimal, we choose 500-1500 topics in steps of 100. Just an idea. </w:t>
      </w:r>
    </w:p>
  </w:comment>
  <w:comment w:id="82" w:author="Srinivasan, Karthik" w:date="2023-06-27T14:56:00Z" w:initials="SK">
    <w:p w14:paraId="7A5D6C84" w14:textId="77777777" w:rsidR="00170648" w:rsidRDefault="00170648" w:rsidP="008835A8">
      <w:pPr>
        <w:pStyle w:val="CommentText"/>
        <w:jc w:val="left"/>
      </w:pPr>
      <w:r>
        <w:rPr>
          <w:rStyle w:val="CommentReference"/>
        </w:rPr>
        <w:annotationRef/>
      </w:r>
      <w:r>
        <w:t xml:space="preserve">If the computation is too time intensive for n topic determination, we can discuss. I think this point of letting n = 2504 as that is the max. permissible count by the function, can be a concern for reviewers. </w:t>
      </w:r>
    </w:p>
  </w:comment>
  <w:comment w:id="84" w:author="Srinivasan, Karthik" w:date="2023-05-30T15:32:00Z" w:initials="SK">
    <w:p w14:paraId="1F24042D" w14:textId="1B0054E7" w:rsidR="004F37C0" w:rsidRDefault="004F37C0" w:rsidP="00011A6F">
      <w:pPr>
        <w:pStyle w:val="CommentText"/>
        <w:jc w:val="left"/>
      </w:pPr>
      <w:r>
        <w:rPr>
          <w:rStyle w:val="CommentReference"/>
        </w:rPr>
        <w:annotationRef/>
      </w:r>
      <w:r>
        <w:t xml:space="preserve">Showing the highest number of topics has best NFA can be point for discussion. If you keep increasing the number of topics, the NFA may just keep increasing, so why don’t we just select no of topics as high as possible, instead of relying on a metric? </w:t>
      </w:r>
    </w:p>
  </w:comment>
  <w:comment w:id="88" w:author="Srinivasan, Karthik" w:date="2023-05-30T15:33:00Z" w:initials="SK">
    <w:p w14:paraId="5307CB25" w14:textId="77777777" w:rsidR="004F37C0" w:rsidRDefault="004F37C0" w:rsidP="00066F29">
      <w:pPr>
        <w:pStyle w:val="CommentText"/>
        <w:jc w:val="left"/>
      </w:pPr>
      <w:r>
        <w:rPr>
          <w:rStyle w:val="CommentReference"/>
        </w:rPr>
        <w:annotationRef/>
      </w:r>
      <w:r>
        <w:t>Why not consider 300, 400, 500, … topics. Why the jump from 200 directly to 2504 topics?</w:t>
      </w:r>
    </w:p>
  </w:comment>
  <w:comment w:id="91" w:author="Srinivasan, Karthik" w:date="2023-05-30T15:29:00Z" w:initials="SK">
    <w:p w14:paraId="7AB8B52C" w14:textId="5E3F741C" w:rsidR="004F37C0" w:rsidRDefault="004F37C0" w:rsidP="00760492">
      <w:pPr>
        <w:pStyle w:val="CommentText"/>
        <w:jc w:val="left"/>
      </w:pPr>
      <w:r>
        <w:rPr>
          <w:rStyle w:val="CommentReference"/>
        </w:rPr>
        <w:annotationRef/>
      </w:r>
      <w:r>
        <w:t xml:space="preserve">This observation can be a point of contention for the reviewers. While NFA is good, the SC is very poor, much worse than other benchmarks. So when to use which method?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8E778C" w15:done="0"/>
  <w15:commentEx w15:paraId="5854F5CE" w15:done="0"/>
  <w15:commentEx w15:paraId="1DE5E7BE" w15:done="0"/>
  <w15:commentEx w15:paraId="5ADE6D40" w15:done="0"/>
  <w15:commentEx w15:paraId="1B0AB732" w15:paraIdParent="5ADE6D40" w15:done="0"/>
  <w15:commentEx w15:paraId="2479806D" w15:done="0"/>
  <w15:commentEx w15:paraId="45D6B1EC" w15:paraIdParent="2479806D" w15:done="0"/>
  <w15:commentEx w15:paraId="4E88487D" w15:paraIdParent="2479806D" w15:done="0"/>
  <w15:commentEx w15:paraId="3D506B6E" w15:paraIdParent="2479806D" w15:done="0"/>
  <w15:commentEx w15:paraId="2B811C85" w15:done="0"/>
  <w15:commentEx w15:paraId="00422AD7" w15:paraIdParent="2B811C85" w15:done="0"/>
  <w15:commentEx w15:paraId="24DF68EB" w15:done="0"/>
  <w15:commentEx w15:paraId="4740F21C" w15:paraIdParent="24DF68EB" w15:done="0"/>
  <w15:commentEx w15:paraId="1FC14324" w15:paraIdParent="24DF68EB" w15:done="0"/>
  <w15:commentEx w15:paraId="7419FF16" w15:paraIdParent="24DF68EB" w15:done="0"/>
  <w15:commentEx w15:paraId="7671B264" w15:done="1"/>
  <w15:commentEx w15:paraId="4329884D" w15:paraIdParent="7671B264" w15:done="1"/>
  <w15:commentEx w15:paraId="5FE27BC0" w15:done="1"/>
  <w15:commentEx w15:paraId="1F2FC4A4" w15:paraIdParent="5FE27BC0" w15:done="1"/>
  <w15:commentEx w15:paraId="42970057" w15:done="0"/>
  <w15:commentEx w15:paraId="5404F79F" w15:done="0"/>
  <w15:commentEx w15:paraId="760EDDF3" w15:paraIdParent="5404F79F" w15:done="0"/>
  <w15:commentEx w15:paraId="0EA42E4C" w15:done="0"/>
  <w15:commentEx w15:paraId="2CE36100" w15:paraIdParent="0EA42E4C" w15:done="0"/>
  <w15:commentEx w15:paraId="122EDDFC" w15:done="0"/>
  <w15:commentEx w15:paraId="5EAC6755" w15:done="0"/>
  <w15:commentEx w15:paraId="125365B3" w15:paraIdParent="5EAC6755" w15:done="0"/>
  <w15:commentEx w15:paraId="7A5D6C84" w15:paraIdParent="5EAC6755" w15:done="0"/>
  <w15:commentEx w15:paraId="1F24042D" w15:done="0"/>
  <w15:commentEx w15:paraId="5307CB25" w15:done="0"/>
  <w15:commentEx w15:paraId="7AB8B5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84F0A3C" w16cex:dateUtc="2024-05-10T15:45:00Z"/>
  <w16cex:commentExtensible w16cex:durableId="282098A7" w16cex:dateUtc="2023-05-30T20:45:00Z"/>
  <w16cex:commentExtensible w16cex:durableId="282097F8" w16cex:dateUtc="2023-05-30T20:42:00Z"/>
  <w16cex:commentExtensible w16cex:durableId="28209737" w16cex:dateUtc="2023-05-30T20:39:00Z"/>
  <w16cex:commentExtensible w16cex:durableId="28276433" w16cex:dateUtc="2023-06-05T00:27:00Z"/>
  <w16cex:commentExtensible w16cex:durableId="28209906" w16cex:dateUtc="2023-05-30T20:47:00Z"/>
  <w16cex:commentExtensible w16cex:durableId="2825E798" w16cex:dateUtc="2023-06-03T21:23:00Z"/>
  <w16cex:commentExtensible w16cex:durableId="283EEEB4" w16cex:dateUtc="2023-06-22T21:00:00Z"/>
  <w16cex:commentExtensible w16cex:durableId="283EEEE4" w16cex:dateUtc="2023-06-22T21:01:00Z"/>
  <w16cex:commentExtensible w16cex:durableId="28209BCC" w16cex:dateUtc="2023-05-30T20:59:00Z"/>
  <w16cex:commentExtensible w16cex:durableId="28276404" w16cex:dateUtc="2023-06-05T00:27:00Z"/>
  <w16cex:commentExtensible w16cex:durableId="28209B6B" w16cex:dateUtc="2023-05-30T20:57:00Z"/>
  <w16cex:commentExtensible w16cex:durableId="28209B9F" w16cex:dateUtc="2023-05-30T20:58:00Z"/>
  <w16cex:commentExtensible w16cex:durableId="2825E9A0" w16cex:dateUtc="2023-06-03T21:32:00Z"/>
  <w16cex:commentExtensible w16cex:durableId="2845777A" w16cex:dateUtc="2023-06-27T19:58:00Z"/>
  <w16cex:commentExtensible w16cex:durableId="28208BE5" w16cex:dateUtc="2023-05-30T19:51:00Z"/>
  <w16cex:commentExtensible w16cex:durableId="28276246" w16cex:dateUtc="2023-06-05T00:19:00Z"/>
  <w16cex:commentExtensible w16cex:durableId="28208C1B" w16cex:dateUtc="2023-05-30T19:52:00Z"/>
  <w16cex:commentExtensible w16cex:durableId="2827623A" w16cex:dateUtc="2023-06-05T00:19:00Z"/>
  <w16cex:commentExtensible w16cex:durableId="28457879" w16cex:dateUtc="2023-06-27T20:02:00Z"/>
  <w16cex:commentExtensible w16cex:durableId="282093A6" w16cex:dateUtc="2023-05-30T20:24:00Z"/>
  <w16cex:commentExtensible w16cex:durableId="282093D3" w16cex:dateUtc="2023-05-30T20:25:00Z"/>
  <w16cex:commentExtensible w16cex:durableId="28209487" w16cex:dateUtc="2023-05-30T20:28:00Z"/>
  <w16cex:commentExtensible w16cex:durableId="282094A8" w16cex:dateUtc="2023-05-30T20:28:00Z"/>
  <w16cex:commentExtensible w16cex:durableId="28209426" w16cex:dateUtc="2023-05-30T20:26:00Z"/>
  <w16cex:commentExtensible w16cex:durableId="28209594" w16cex:dateUtc="2023-05-30T20:32:00Z"/>
  <w16cex:commentExtensible w16cex:durableId="284576BD" w16cex:dateUtc="2023-06-27T19:54:00Z"/>
  <w16cex:commentExtensible w16cex:durableId="28457701" w16cex:dateUtc="2023-06-27T19:56:00Z"/>
  <w16cex:commentExtensible w16cex:durableId="28209576" w16cex:dateUtc="2023-05-30T20:32:00Z"/>
  <w16cex:commentExtensible w16cex:durableId="282095BC" w16cex:dateUtc="2023-05-30T20:33:00Z"/>
  <w16cex:commentExtensible w16cex:durableId="282094EC" w16cex:dateUtc="2023-05-30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8E778C" w16cid:durableId="584F0A3C"/>
  <w16cid:commentId w16cid:paraId="5854F5CE" w16cid:durableId="282098A7"/>
  <w16cid:commentId w16cid:paraId="1DE5E7BE" w16cid:durableId="282097F8"/>
  <w16cid:commentId w16cid:paraId="5ADE6D40" w16cid:durableId="28209737"/>
  <w16cid:commentId w16cid:paraId="1B0AB732" w16cid:durableId="28276433"/>
  <w16cid:commentId w16cid:paraId="2479806D" w16cid:durableId="28209906"/>
  <w16cid:commentId w16cid:paraId="45D6B1EC" w16cid:durableId="2825E798"/>
  <w16cid:commentId w16cid:paraId="4E88487D" w16cid:durableId="283EEEB4"/>
  <w16cid:commentId w16cid:paraId="3D506B6E" w16cid:durableId="283EEEE4"/>
  <w16cid:commentId w16cid:paraId="2B811C85" w16cid:durableId="28209BCC"/>
  <w16cid:commentId w16cid:paraId="00422AD7" w16cid:durableId="28276404"/>
  <w16cid:commentId w16cid:paraId="24DF68EB" w16cid:durableId="28209B6B"/>
  <w16cid:commentId w16cid:paraId="4740F21C" w16cid:durableId="28209B9F"/>
  <w16cid:commentId w16cid:paraId="1FC14324" w16cid:durableId="2825E9A0"/>
  <w16cid:commentId w16cid:paraId="7419FF16" w16cid:durableId="2845777A"/>
  <w16cid:commentId w16cid:paraId="7671B264" w16cid:durableId="28208BE5"/>
  <w16cid:commentId w16cid:paraId="4329884D" w16cid:durableId="28276246"/>
  <w16cid:commentId w16cid:paraId="5FE27BC0" w16cid:durableId="28208C1B"/>
  <w16cid:commentId w16cid:paraId="1F2FC4A4" w16cid:durableId="2827623A"/>
  <w16cid:commentId w16cid:paraId="42970057" w16cid:durableId="28457879"/>
  <w16cid:commentId w16cid:paraId="5404F79F" w16cid:durableId="282093A6"/>
  <w16cid:commentId w16cid:paraId="760EDDF3" w16cid:durableId="282093D3"/>
  <w16cid:commentId w16cid:paraId="0EA42E4C" w16cid:durableId="28209487"/>
  <w16cid:commentId w16cid:paraId="2CE36100" w16cid:durableId="282094A8"/>
  <w16cid:commentId w16cid:paraId="122EDDFC" w16cid:durableId="28209426"/>
  <w16cid:commentId w16cid:paraId="5EAC6755" w16cid:durableId="28209594"/>
  <w16cid:commentId w16cid:paraId="125365B3" w16cid:durableId="284576BD"/>
  <w16cid:commentId w16cid:paraId="7A5D6C84" w16cid:durableId="28457701"/>
  <w16cid:commentId w16cid:paraId="1F24042D" w16cid:durableId="28209576"/>
  <w16cid:commentId w16cid:paraId="5307CB25" w16cid:durableId="282095BC"/>
  <w16cid:commentId w16cid:paraId="7AB8B52C" w16cid:durableId="282094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81E92" w14:textId="77777777" w:rsidR="00BD7123" w:rsidRDefault="00BD7123">
      <w:pPr>
        <w:spacing w:after="0"/>
      </w:pPr>
      <w:r>
        <w:separator/>
      </w:r>
    </w:p>
  </w:endnote>
  <w:endnote w:type="continuationSeparator" w:id="0">
    <w:p w14:paraId="26EF1425" w14:textId="77777777" w:rsidR="00BD7123" w:rsidRDefault="00BD71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nux Libertine">
    <w:altName w:val="Cambria"/>
    <w:charset w:val="00"/>
    <w:family w:val="auto"/>
    <w:pitch w:val="variable"/>
    <w:sig w:usb0="E0000AFF" w:usb1="5200E5FB" w:usb2="02000020" w:usb3="00000000" w:csb0="000001BF" w:csb1="00000000"/>
  </w:font>
  <w:font w:name="Helvetica">
    <w:panose1 w:val="020B0604020202020204"/>
    <w:charset w:val="00"/>
    <w:family w:val="auto"/>
    <w:pitch w:val="variable"/>
    <w:sig w:usb0="E00002FF" w:usb1="5000785B" w:usb2="00000000" w:usb3="00000000" w:csb0="0000019F" w:csb1="00000000"/>
  </w:font>
  <w:font w:name="Calibri (Body)">
    <w:altName w:val="Calibri"/>
    <w:panose1 w:val="00000000000000000000"/>
    <w:charset w:val="00"/>
    <w:family w:val="roman"/>
    <w:notTrueType/>
    <w:pitch w:val="default"/>
  </w:font>
  <w:font w:name="Palatino">
    <w:altName w:val="Palatino Linotype"/>
    <w:charset w:val="4D"/>
    <w:family w:val="auto"/>
    <w:pitch w:val="variable"/>
    <w:sig w:usb0="A00002FF" w:usb1="7800205A" w:usb2="14600000" w:usb3="00000000" w:csb0="00000193" w:csb1="00000000"/>
  </w:font>
  <w:font w:name="Verdana">
    <w:panose1 w:val="020B0604030504040204"/>
    <w:charset w:val="00"/>
    <w:family w:val="swiss"/>
    <w:pitch w:val="variable"/>
    <w:sig w:usb0="A00006FF" w:usb1="4000205B" w:usb2="00000010" w:usb3="00000000" w:csb0="0000019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4AB2C" w14:textId="026EE69A" w:rsidR="00CE545D" w:rsidRDefault="00CE545D" w:rsidP="005F73D9">
    <w:pPr>
      <w:pStyle w:val="Normal1"/>
      <w:tabs>
        <w:tab w:val="right" w:pos="9000"/>
      </w:tabs>
      <w:spacing w:after="720"/>
      <w:jc w:val="center"/>
    </w:pPr>
    <w:r>
      <w:rPr>
        <w:i/>
        <w:sz w:val="18"/>
        <w:szCs w:val="18"/>
      </w:rPr>
      <w:tab/>
    </w:r>
    <w:r>
      <w:fldChar w:fldCharType="begin"/>
    </w:r>
    <w:r>
      <w:instrText>PAGE</w:instrText>
    </w:r>
    <w:r>
      <w:fldChar w:fldCharType="separate"/>
    </w:r>
    <w:r>
      <w:rPr>
        <w:noProof/>
      </w:rPr>
      <w:t>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F89A4" w14:textId="77777777" w:rsidR="00CE545D" w:rsidRDefault="00CE545D" w:rsidP="005F73D9">
    <w:pPr>
      <w:pStyle w:val="Normal1"/>
      <w:tabs>
        <w:tab w:val="right" w:pos="9000"/>
      </w:tabs>
      <w:spacing w:after="7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2E0FA" w14:textId="77777777" w:rsidR="00BD7123" w:rsidRDefault="00BD7123">
      <w:pPr>
        <w:spacing w:after="0"/>
      </w:pPr>
      <w:r>
        <w:separator/>
      </w:r>
    </w:p>
  </w:footnote>
  <w:footnote w:type="continuationSeparator" w:id="0">
    <w:p w14:paraId="7F89CD73" w14:textId="77777777" w:rsidR="00BD7123" w:rsidRDefault="00BD71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5FC56" w14:textId="77777777" w:rsidR="00CE545D" w:rsidRDefault="00CE545D">
    <w:pPr>
      <w:pStyle w:val="Header"/>
    </w:pPr>
    <w:r>
      <w:t>STATISTICAL MODELING METHODS FOR WEARABLE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56C2"/>
    <w:multiLevelType w:val="multilevel"/>
    <w:tmpl w:val="2E3E8884"/>
    <w:styleLink w:val="KSchapterstyle"/>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67326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9975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21611A3"/>
    <w:multiLevelType w:val="multilevel"/>
    <w:tmpl w:val="214E0E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2796CA2"/>
    <w:multiLevelType w:val="hybridMultilevel"/>
    <w:tmpl w:val="2410F298"/>
    <w:lvl w:ilvl="0" w:tplc="9FA056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F30DD"/>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50E7D2C"/>
    <w:multiLevelType w:val="hybridMultilevel"/>
    <w:tmpl w:val="AC688C8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797D4C"/>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EE0678"/>
    <w:multiLevelType w:val="multilevel"/>
    <w:tmpl w:val="65340E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Restart w:val="0"/>
      <w:lvlText w:val="%1.%2.%3.%4"/>
      <w:lvlJc w:val="left"/>
      <w:pPr>
        <w:ind w:left="864" w:hanging="86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85D574A"/>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554BBA"/>
    <w:multiLevelType w:val="multilevel"/>
    <w:tmpl w:val="119CFFAE"/>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b/>
      </w:rPr>
    </w:lvl>
    <w:lvl w:ilvl="2">
      <w:start w:val="1"/>
      <w:numFmt w:val="decimal"/>
      <w:lvlText w:val="%1.%2.%3."/>
      <w:lvlJc w:val="left"/>
      <w:pPr>
        <w:ind w:left="504" w:hanging="50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1" w15:restartNumberingAfterBreak="0">
    <w:nsid w:val="1FA072F4"/>
    <w:multiLevelType w:val="multilevel"/>
    <w:tmpl w:val="214E0E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F3A5F"/>
    <w:multiLevelType w:val="multilevel"/>
    <w:tmpl w:val="C1CE7D4C"/>
    <w:lvl w:ilvl="0">
      <w:start w:val="1"/>
      <w:numFmt w:val="decimal"/>
      <w:lvlText w:val="%1."/>
      <w:lvlJc w:val="left"/>
      <w:pPr>
        <w:ind w:left="360" w:hanging="360"/>
      </w:pPr>
      <w:rPr>
        <w:rFonts w:hint="default"/>
      </w:rPr>
    </w:lvl>
    <w:lvl w:ilvl="1">
      <w:start w:val="1"/>
      <w:numFmt w:val="decimal"/>
      <w:pStyle w:val="KSh2"/>
      <w:lvlText w:val="%1.%2."/>
      <w:lvlJc w:val="left"/>
      <w:pPr>
        <w:ind w:left="792" w:hanging="432"/>
      </w:pPr>
      <w:rPr>
        <w:rFonts w:hint="default"/>
        <w:b/>
      </w:rPr>
    </w:lvl>
    <w:lvl w:ilvl="2">
      <w:start w:val="1"/>
      <w:numFmt w:val="decimal"/>
      <w:pStyle w:val="KSH3"/>
      <w:lvlText w:val="%1.%2.%3."/>
      <w:lvlJc w:val="left"/>
      <w:pPr>
        <w:ind w:left="1224" w:hanging="504"/>
      </w:pPr>
      <w:rPr>
        <w:rFonts w:hint="default"/>
      </w:rPr>
    </w:lvl>
    <w:lvl w:ilvl="3">
      <w:start w:val="1"/>
      <w:numFmt w:val="decimal"/>
      <w:pStyle w:val="KSH4v2"/>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3065ACE"/>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7437CD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75937E8"/>
    <w:multiLevelType w:val="multilevel"/>
    <w:tmpl w:val="15908818"/>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b/>
      </w:rPr>
    </w:lvl>
    <w:lvl w:ilvl="2">
      <w:start w:val="1"/>
      <w:numFmt w:val="decimal"/>
      <w:lvlText w:val="%1.%2.%3."/>
      <w:lvlJc w:val="left"/>
      <w:pPr>
        <w:ind w:left="504" w:hanging="50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6" w15:restartNumberingAfterBreak="0">
    <w:nsid w:val="29E2785F"/>
    <w:multiLevelType w:val="multilevel"/>
    <w:tmpl w:val="15908818"/>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b/>
      </w:rPr>
    </w:lvl>
    <w:lvl w:ilvl="2">
      <w:start w:val="1"/>
      <w:numFmt w:val="decimal"/>
      <w:lvlText w:val="%1.%2.%3."/>
      <w:lvlJc w:val="left"/>
      <w:pPr>
        <w:ind w:left="504" w:hanging="50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7" w15:restartNumberingAfterBreak="0">
    <w:nsid w:val="33BE36CA"/>
    <w:multiLevelType w:val="hybridMultilevel"/>
    <w:tmpl w:val="FBDA9492"/>
    <w:lvl w:ilvl="0" w:tplc="39141468">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EE3F96"/>
    <w:multiLevelType w:val="hybridMultilevel"/>
    <w:tmpl w:val="B65EBE1E"/>
    <w:lvl w:ilvl="0" w:tplc="294EE41E">
      <w:start w:val="1"/>
      <w:numFmt w:val="lowerLetter"/>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393784"/>
    <w:multiLevelType w:val="multilevel"/>
    <w:tmpl w:val="640478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30451B"/>
    <w:multiLevelType w:val="multilevel"/>
    <w:tmpl w:val="B860CA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A9F141B"/>
    <w:multiLevelType w:val="hybridMultilevel"/>
    <w:tmpl w:val="F82657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B4D3F35"/>
    <w:multiLevelType w:val="multilevel"/>
    <w:tmpl w:val="92D099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F327E4"/>
    <w:multiLevelType w:val="hybridMultilevel"/>
    <w:tmpl w:val="250C9DB8"/>
    <w:lvl w:ilvl="0" w:tplc="B0FC45C6">
      <w:start w:val="1"/>
      <w:numFmt w:val="decimal"/>
      <w:lvlText w:val="(%1)"/>
      <w:lvlJc w:val="left"/>
      <w:pPr>
        <w:ind w:left="5000" w:hanging="360"/>
      </w:pPr>
      <w:rPr>
        <w:rFonts w:hint="default"/>
      </w:rPr>
    </w:lvl>
    <w:lvl w:ilvl="1" w:tplc="04090019" w:tentative="1">
      <w:start w:val="1"/>
      <w:numFmt w:val="lowerLetter"/>
      <w:lvlText w:val="%2."/>
      <w:lvlJc w:val="left"/>
      <w:pPr>
        <w:ind w:left="5720" w:hanging="360"/>
      </w:pPr>
    </w:lvl>
    <w:lvl w:ilvl="2" w:tplc="0409001B" w:tentative="1">
      <w:start w:val="1"/>
      <w:numFmt w:val="lowerRoman"/>
      <w:lvlText w:val="%3."/>
      <w:lvlJc w:val="right"/>
      <w:pPr>
        <w:ind w:left="6440" w:hanging="180"/>
      </w:pPr>
    </w:lvl>
    <w:lvl w:ilvl="3" w:tplc="0409000F" w:tentative="1">
      <w:start w:val="1"/>
      <w:numFmt w:val="decimal"/>
      <w:lvlText w:val="%4."/>
      <w:lvlJc w:val="left"/>
      <w:pPr>
        <w:ind w:left="7160" w:hanging="360"/>
      </w:pPr>
    </w:lvl>
    <w:lvl w:ilvl="4" w:tplc="04090019" w:tentative="1">
      <w:start w:val="1"/>
      <w:numFmt w:val="lowerLetter"/>
      <w:lvlText w:val="%5."/>
      <w:lvlJc w:val="left"/>
      <w:pPr>
        <w:ind w:left="7880" w:hanging="360"/>
      </w:pPr>
    </w:lvl>
    <w:lvl w:ilvl="5" w:tplc="0409001B" w:tentative="1">
      <w:start w:val="1"/>
      <w:numFmt w:val="lowerRoman"/>
      <w:lvlText w:val="%6."/>
      <w:lvlJc w:val="right"/>
      <w:pPr>
        <w:ind w:left="8600" w:hanging="180"/>
      </w:pPr>
    </w:lvl>
    <w:lvl w:ilvl="6" w:tplc="0409000F" w:tentative="1">
      <w:start w:val="1"/>
      <w:numFmt w:val="decimal"/>
      <w:lvlText w:val="%7."/>
      <w:lvlJc w:val="left"/>
      <w:pPr>
        <w:ind w:left="9320" w:hanging="360"/>
      </w:pPr>
    </w:lvl>
    <w:lvl w:ilvl="7" w:tplc="04090019" w:tentative="1">
      <w:start w:val="1"/>
      <w:numFmt w:val="lowerLetter"/>
      <w:lvlText w:val="%8."/>
      <w:lvlJc w:val="left"/>
      <w:pPr>
        <w:ind w:left="10040" w:hanging="360"/>
      </w:pPr>
    </w:lvl>
    <w:lvl w:ilvl="8" w:tplc="0409001B" w:tentative="1">
      <w:start w:val="1"/>
      <w:numFmt w:val="lowerRoman"/>
      <w:lvlText w:val="%9."/>
      <w:lvlJc w:val="right"/>
      <w:pPr>
        <w:ind w:left="10760" w:hanging="180"/>
      </w:pPr>
    </w:lvl>
  </w:abstractNum>
  <w:abstractNum w:abstractNumId="24" w15:restartNumberingAfterBreak="0">
    <w:nsid w:val="3C025051"/>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141D6B"/>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F1B427E"/>
    <w:multiLevelType w:val="multilevel"/>
    <w:tmpl w:val="F4365E54"/>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7" w15:restartNumberingAfterBreak="0">
    <w:nsid w:val="40DF6102"/>
    <w:multiLevelType w:val="multilevel"/>
    <w:tmpl w:val="214E0E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w w:val="100"/>
        <w:sz w:val="24"/>
        <w:szCs w:val="24"/>
      </w:rPr>
    </w:lvl>
    <w:lvl w:ilvl="2">
      <w:start w:val="1"/>
      <w:numFmt w:val="decimal"/>
      <w:isLgl/>
      <w:lvlText w:val="%1.%2.%3"/>
      <w:lvlJc w:val="left"/>
      <w:pPr>
        <w:ind w:left="1080" w:hanging="720"/>
      </w:pPr>
      <w:rPr>
        <w:rFonts w:hint="default"/>
        <w:w w:val="10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1505E4F"/>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1D12787"/>
    <w:multiLevelType w:val="hybridMultilevel"/>
    <w:tmpl w:val="608095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3C52A1F"/>
    <w:multiLevelType w:val="hybridMultilevel"/>
    <w:tmpl w:val="6D2491D4"/>
    <w:lvl w:ilvl="0" w:tplc="5A587F5E">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712891"/>
    <w:multiLevelType w:val="multilevel"/>
    <w:tmpl w:val="BE9867CA"/>
    <w:lvl w:ilvl="0">
      <w:start w:val="1"/>
      <w:numFmt w:val="decimal"/>
      <w:lvlText w:val="%1."/>
      <w:lvlJc w:val="left"/>
      <w:pPr>
        <w:ind w:left="360" w:hanging="360"/>
      </w:pPr>
    </w:lvl>
    <w:lvl w:ilvl="1">
      <w:start w:val="1"/>
      <w:numFmt w:val="decimal"/>
      <w:pStyle w:val="oldKSH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7E32C1"/>
    <w:multiLevelType w:val="hybridMultilevel"/>
    <w:tmpl w:val="B6E8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B82540"/>
    <w:multiLevelType w:val="hybridMultilevel"/>
    <w:tmpl w:val="0AF6DB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2B3AE2"/>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4A73140"/>
    <w:multiLevelType w:val="multilevel"/>
    <w:tmpl w:val="28AEE1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6A5256C"/>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71E2754"/>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90E16DD"/>
    <w:multiLevelType w:val="hybridMultilevel"/>
    <w:tmpl w:val="5588C1D2"/>
    <w:lvl w:ilvl="0" w:tplc="091A68F4">
      <w:start w:val="1"/>
      <w:numFmt w:val="lowerLetter"/>
      <w:lvlText w:val="(%1)"/>
      <w:lvlJc w:val="left"/>
      <w:pPr>
        <w:ind w:left="360" w:hanging="360"/>
      </w:pPr>
      <w:rPr>
        <w:rFonts w:hint="default"/>
        <w:b/>
        <w:i/>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31D6A01"/>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7083DA0"/>
    <w:multiLevelType w:val="multilevel"/>
    <w:tmpl w:val="28AEE1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76F39CF"/>
    <w:multiLevelType w:val="multilevel"/>
    <w:tmpl w:val="D81A0C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A432E22"/>
    <w:multiLevelType w:val="hybridMultilevel"/>
    <w:tmpl w:val="EAECF80A"/>
    <w:lvl w:ilvl="0" w:tplc="04090001">
      <w:start w:val="1"/>
      <w:numFmt w:val="bullet"/>
      <w:lvlText w:val=""/>
      <w:lvlJc w:val="left"/>
      <w:pPr>
        <w:ind w:left="360" w:hanging="360"/>
      </w:pPr>
      <w:rPr>
        <w:rFonts w:ascii="Symbol" w:hAnsi="Symbol" w:hint="default"/>
      </w:rPr>
    </w:lvl>
    <w:lvl w:ilvl="1" w:tplc="5B9E3854">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C60387F"/>
    <w:multiLevelType w:val="multilevel"/>
    <w:tmpl w:val="214E0E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DC25EBA"/>
    <w:multiLevelType w:val="multilevel"/>
    <w:tmpl w:val="214E0E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E136ABA"/>
    <w:multiLevelType w:val="multilevel"/>
    <w:tmpl w:val="1862B5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E1C45EF"/>
    <w:multiLevelType w:val="hybridMultilevel"/>
    <w:tmpl w:val="2BC203B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9853661">
    <w:abstractNumId w:val="3"/>
  </w:num>
  <w:num w:numId="2" w16cid:durableId="1370646747">
    <w:abstractNumId w:val="4"/>
  </w:num>
  <w:num w:numId="3" w16cid:durableId="1558053198">
    <w:abstractNumId w:val="46"/>
  </w:num>
  <w:num w:numId="4" w16cid:durableId="1110784784">
    <w:abstractNumId w:val="29"/>
  </w:num>
  <w:num w:numId="5" w16cid:durableId="1759909623">
    <w:abstractNumId w:val="42"/>
  </w:num>
  <w:num w:numId="6" w16cid:durableId="339432958">
    <w:abstractNumId w:val="6"/>
  </w:num>
  <w:num w:numId="7" w16cid:durableId="1348679366">
    <w:abstractNumId w:val="21"/>
  </w:num>
  <w:num w:numId="8" w16cid:durableId="2045445478">
    <w:abstractNumId w:val="28"/>
  </w:num>
  <w:num w:numId="9" w16cid:durableId="1928079564">
    <w:abstractNumId w:val="25"/>
  </w:num>
  <w:num w:numId="10" w16cid:durableId="1116825418">
    <w:abstractNumId w:val="13"/>
  </w:num>
  <w:num w:numId="11" w16cid:durableId="1832596714">
    <w:abstractNumId w:val="45"/>
  </w:num>
  <w:num w:numId="12" w16cid:durableId="852962537">
    <w:abstractNumId w:val="24"/>
  </w:num>
  <w:num w:numId="13" w16cid:durableId="1776248917">
    <w:abstractNumId w:val="39"/>
  </w:num>
  <w:num w:numId="14" w16cid:durableId="14505543">
    <w:abstractNumId w:val="7"/>
  </w:num>
  <w:num w:numId="15" w16cid:durableId="1860966165">
    <w:abstractNumId w:val="36"/>
  </w:num>
  <w:num w:numId="16" w16cid:durableId="1218856038">
    <w:abstractNumId w:val="32"/>
  </w:num>
  <w:num w:numId="17" w16cid:durableId="507866668">
    <w:abstractNumId w:val="9"/>
  </w:num>
  <w:num w:numId="18" w16cid:durableId="426926877">
    <w:abstractNumId w:val="34"/>
  </w:num>
  <w:num w:numId="19" w16cid:durableId="1897470701">
    <w:abstractNumId w:val="5"/>
  </w:num>
  <w:num w:numId="20" w16cid:durableId="1461538217">
    <w:abstractNumId w:val="37"/>
  </w:num>
  <w:num w:numId="21" w16cid:durableId="743180854">
    <w:abstractNumId w:val="23"/>
  </w:num>
  <w:num w:numId="22" w16cid:durableId="367993812">
    <w:abstractNumId w:val="38"/>
  </w:num>
  <w:num w:numId="23" w16cid:durableId="1115901997">
    <w:abstractNumId w:val="27"/>
  </w:num>
  <w:num w:numId="24" w16cid:durableId="60714522">
    <w:abstractNumId w:val="17"/>
  </w:num>
  <w:num w:numId="25" w16cid:durableId="585118907">
    <w:abstractNumId w:val="30"/>
  </w:num>
  <w:num w:numId="26" w16cid:durableId="176585235">
    <w:abstractNumId w:val="18"/>
  </w:num>
  <w:num w:numId="27" w16cid:durableId="324404335">
    <w:abstractNumId w:val="0"/>
  </w:num>
  <w:num w:numId="28" w16cid:durableId="1959408089">
    <w:abstractNumId w:val="12"/>
  </w:num>
  <w:num w:numId="29" w16cid:durableId="911506228">
    <w:abstractNumId w:val="43"/>
  </w:num>
  <w:num w:numId="30" w16cid:durableId="329600520">
    <w:abstractNumId w:val="22"/>
  </w:num>
  <w:num w:numId="31" w16cid:durableId="484010349">
    <w:abstractNumId w:val="31"/>
  </w:num>
  <w:num w:numId="32" w16cid:durableId="883835338">
    <w:abstractNumId w:val="40"/>
  </w:num>
  <w:num w:numId="33" w16cid:durableId="322664848">
    <w:abstractNumId w:val="35"/>
  </w:num>
  <w:num w:numId="34" w16cid:durableId="146409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62808361">
    <w:abstractNumId w:val="41"/>
  </w:num>
  <w:num w:numId="36" w16cid:durableId="705107522">
    <w:abstractNumId w:val="20"/>
  </w:num>
  <w:num w:numId="37" w16cid:durableId="329060661">
    <w:abstractNumId w:val="19"/>
  </w:num>
  <w:num w:numId="38" w16cid:durableId="973484499">
    <w:abstractNumId w:val="14"/>
  </w:num>
  <w:num w:numId="39" w16cid:durableId="786311111">
    <w:abstractNumId w:val="15"/>
  </w:num>
  <w:num w:numId="40" w16cid:durableId="1918322449">
    <w:abstractNumId w:val="10"/>
  </w:num>
  <w:num w:numId="41" w16cid:durableId="3252065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8386878">
    <w:abstractNumId w:val="16"/>
  </w:num>
  <w:num w:numId="43" w16cid:durableId="1950118665">
    <w:abstractNumId w:val="8"/>
  </w:num>
  <w:num w:numId="44" w16cid:durableId="1746950374">
    <w:abstractNumId w:val="1"/>
  </w:num>
  <w:num w:numId="45" w16cid:durableId="634793479">
    <w:abstractNumId w:val="2"/>
  </w:num>
  <w:num w:numId="46" w16cid:durableId="43987163">
    <w:abstractNumId w:val="26"/>
  </w:num>
  <w:num w:numId="47" w16cid:durableId="522863946">
    <w:abstractNumId w:val="33"/>
  </w:num>
  <w:num w:numId="48" w16cid:durableId="657462389">
    <w:abstractNumId w:val="11"/>
  </w:num>
  <w:num w:numId="49" w16cid:durableId="1034428719">
    <w:abstractNumId w:val="4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rinivasan, Karthik">
    <w15:presenceInfo w15:providerId="AD" w15:userId="S::k639s258@home.ku.edu::fdf8759b-dae1-455e-8eed-722d8ff21f60"/>
  </w15:person>
  <w15:person w15:author="Jinhang Jiang">
    <w15:presenceInfo w15:providerId="Windows Live" w15:userId="492f06f61623a6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A2MDA3NDQzNjK2MDRR0lEKTi0uzszPAykwrAUA4v/weiwAAAA="/>
  </w:docVars>
  <w:rsids>
    <w:rsidRoot w:val="008B6CFA"/>
    <w:rsid w:val="000000B1"/>
    <w:rsid w:val="00000585"/>
    <w:rsid w:val="00000BBB"/>
    <w:rsid w:val="000014D0"/>
    <w:rsid w:val="0000155B"/>
    <w:rsid w:val="00001E23"/>
    <w:rsid w:val="00002194"/>
    <w:rsid w:val="0000284B"/>
    <w:rsid w:val="00002F43"/>
    <w:rsid w:val="000039F2"/>
    <w:rsid w:val="000047AF"/>
    <w:rsid w:val="00005489"/>
    <w:rsid w:val="00005594"/>
    <w:rsid w:val="00005FD8"/>
    <w:rsid w:val="00006063"/>
    <w:rsid w:val="0000699A"/>
    <w:rsid w:val="000078DE"/>
    <w:rsid w:val="00007978"/>
    <w:rsid w:val="00007BF6"/>
    <w:rsid w:val="0001027F"/>
    <w:rsid w:val="00010B8B"/>
    <w:rsid w:val="00010CF1"/>
    <w:rsid w:val="00010EAF"/>
    <w:rsid w:val="00011214"/>
    <w:rsid w:val="0001124A"/>
    <w:rsid w:val="0001144F"/>
    <w:rsid w:val="000126AC"/>
    <w:rsid w:val="00012942"/>
    <w:rsid w:val="00012CA9"/>
    <w:rsid w:val="00013A7C"/>
    <w:rsid w:val="00013D76"/>
    <w:rsid w:val="00014564"/>
    <w:rsid w:val="0001490C"/>
    <w:rsid w:val="00014A70"/>
    <w:rsid w:val="00014F7B"/>
    <w:rsid w:val="00014FDB"/>
    <w:rsid w:val="000165E6"/>
    <w:rsid w:val="000168C5"/>
    <w:rsid w:val="00016F8F"/>
    <w:rsid w:val="00017189"/>
    <w:rsid w:val="000172AC"/>
    <w:rsid w:val="00017A8B"/>
    <w:rsid w:val="00017FDA"/>
    <w:rsid w:val="00020444"/>
    <w:rsid w:val="000209B1"/>
    <w:rsid w:val="00021083"/>
    <w:rsid w:val="00021807"/>
    <w:rsid w:val="00021C1E"/>
    <w:rsid w:val="00021C4B"/>
    <w:rsid w:val="00021F6F"/>
    <w:rsid w:val="00021FB0"/>
    <w:rsid w:val="000230E9"/>
    <w:rsid w:val="00023A81"/>
    <w:rsid w:val="00023B24"/>
    <w:rsid w:val="00024082"/>
    <w:rsid w:val="0002422B"/>
    <w:rsid w:val="00024649"/>
    <w:rsid w:val="00025488"/>
    <w:rsid w:val="00025CC4"/>
    <w:rsid w:val="00025F24"/>
    <w:rsid w:val="000263F0"/>
    <w:rsid w:val="000266A5"/>
    <w:rsid w:val="000273CA"/>
    <w:rsid w:val="00027449"/>
    <w:rsid w:val="00027858"/>
    <w:rsid w:val="00027B51"/>
    <w:rsid w:val="00027F71"/>
    <w:rsid w:val="000300BD"/>
    <w:rsid w:val="0003161C"/>
    <w:rsid w:val="00031C90"/>
    <w:rsid w:val="00032811"/>
    <w:rsid w:val="000329D4"/>
    <w:rsid w:val="00032BFA"/>
    <w:rsid w:val="00032F67"/>
    <w:rsid w:val="00033343"/>
    <w:rsid w:val="000333BD"/>
    <w:rsid w:val="0003356A"/>
    <w:rsid w:val="00033E6D"/>
    <w:rsid w:val="00033EE5"/>
    <w:rsid w:val="000344E1"/>
    <w:rsid w:val="00034CF8"/>
    <w:rsid w:val="0003546F"/>
    <w:rsid w:val="0003618E"/>
    <w:rsid w:val="000361CF"/>
    <w:rsid w:val="00040DF7"/>
    <w:rsid w:val="000417BA"/>
    <w:rsid w:val="0004189A"/>
    <w:rsid w:val="00041937"/>
    <w:rsid w:val="00041B82"/>
    <w:rsid w:val="000425ED"/>
    <w:rsid w:val="000427D9"/>
    <w:rsid w:val="00042A29"/>
    <w:rsid w:val="00042D62"/>
    <w:rsid w:val="0004313B"/>
    <w:rsid w:val="00043E89"/>
    <w:rsid w:val="00044123"/>
    <w:rsid w:val="000447C8"/>
    <w:rsid w:val="00044809"/>
    <w:rsid w:val="00045096"/>
    <w:rsid w:val="00045949"/>
    <w:rsid w:val="00045DD3"/>
    <w:rsid w:val="0004604A"/>
    <w:rsid w:val="0004676A"/>
    <w:rsid w:val="00047797"/>
    <w:rsid w:val="000477E0"/>
    <w:rsid w:val="00050450"/>
    <w:rsid w:val="00050872"/>
    <w:rsid w:val="0005250F"/>
    <w:rsid w:val="00053436"/>
    <w:rsid w:val="00053B55"/>
    <w:rsid w:val="000546D7"/>
    <w:rsid w:val="00054C66"/>
    <w:rsid w:val="00056095"/>
    <w:rsid w:val="00056372"/>
    <w:rsid w:val="0005658A"/>
    <w:rsid w:val="00056627"/>
    <w:rsid w:val="00056ACE"/>
    <w:rsid w:val="00057529"/>
    <w:rsid w:val="0006024A"/>
    <w:rsid w:val="00060389"/>
    <w:rsid w:val="000606A4"/>
    <w:rsid w:val="000606C6"/>
    <w:rsid w:val="000606D9"/>
    <w:rsid w:val="0006070D"/>
    <w:rsid w:val="00060A87"/>
    <w:rsid w:val="00060D73"/>
    <w:rsid w:val="00060DE6"/>
    <w:rsid w:val="00062569"/>
    <w:rsid w:val="0006295F"/>
    <w:rsid w:val="0006300D"/>
    <w:rsid w:val="000644D1"/>
    <w:rsid w:val="00065466"/>
    <w:rsid w:val="00065803"/>
    <w:rsid w:val="00066ECF"/>
    <w:rsid w:val="0006781E"/>
    <w:rsid w:val="00070302"/>
    <w:rsid w:val="0007063C"/>
    <w:rsid w:val="00070781"/>
    <w:rsid w:val="00070EC6"/>
    <w:rsid w:val="00070F0D"/>
    <w:rsid w:val="000715E4"/>
    <w:rsid w:val="00071A15"/>
    <w:rsid w:val="00071D01"/>
    <w:rsid w:val="00071EEA"/>
    <w:rsid w:val="00072EC5"/>
    <w:rsid w:val="0007413D"/>
    <w:rsid w:val="000741B7"/>
    <w:rsid w:val="000746FE"/>
    <w:rsid w:val="00076713"/>
    <w:rsid w:val="00076B5E"/>
    <w:rsid w:val="000779ED"/>
    <w:rsid w:val="00080288"/>
    <w:rsid w:val="00080927"/>
    <w:rsid w:val="000814A6"/>
    <w:rsid w:val="00081B3E"/>
    <w:rsid w:val="000820ED"/>
    <w:rsid w:val="00082446"/>
    <w:rsid w:val="0008247A"/>
    <w:rsid w:val="000828BD"/>
    <w:rsid w:val="0008328F"/>
    <w:rsid w:val="00083367"/>
    <w:rsid w:val="00083653"/>
    <w:rsid w:val="0008484C"/>
    <w:rsid w:val="00085209"/>
    <w:rsid w:val="000855BB"/>
    <w:rsid w:val="00085A5A"/>
    <w:rsid w:val="00085C7D"/>
    <w:rsid w:val="00086FB3"/>
    <w:rsid w:val="00087025"/>
    <w:rsid w:val="000873BE"/>
    <w:rsid w:val="0008750F"/>
    <w:rsid w:val="00091747"/>
    <w:rsid w:val="000925BA"/>
    <w:rsid w:val="00092B1E"/>
    <w:rsid w:val="00092ECE"/>
    <w:rsid w:val="00093D90"/>
    <w:rsid w:val="0009413F"/>
    <w:rsid w:val="000941F9"/>
    <w:rsid w:val="0009420A"/>
    <w:rsid w:val="00094418"/>
    <w:rsid w:val="00094792"/>
    <w:rsid w:val="000949D9"/>
    <w:rsid w:val="00094BCD"/>
    <w:rsid w:val="00095A12"/>
    <w:rsid w:val="000960E1"/>
    <w:rsid w:val="00096426"/>
    <w:rsid w:val="00097E2D"/>
    <w:rsid w:val="00097EF9"/>
    <w:rsid w:val="00097F3D"/>
    <w:rsid w:val="000A035A"/>
    <w:rsid w:val="000A0484"/>
    <w:rsid w:val="000A04A5"/>
    <w:rsid w:val="000A0AA8"/>
    <w:rsid w:val="000A1FDE"/>
    <w:rsid w:val="000A200D"/>
    <w:rsid w:val="000A287C"/>
    <w:rsid w:val="000A3327"/>
    <w:rsid w:val="000A34EC"/>
    <w:rsid w:val="000A3929"/>
    <w:rsid w:val="000A4073"/>
    <w:rsid w:val="000A4129"/>
    <w:rsid w:val="000A41DE"/>
    <w:rsid w:val="000A433E"/>
    <w:rsid w:val="000A4AEE"/>
    <w:rsid w:val="000A59C9"/>
    <w:rsid w:val="000A6D02"/>
    <w:rsid w:val="000A6D07"/>
    <w:rsid w:val="000A71DC"/>
    <w:rsid w:val="000A781B"/>
    <w:rsid w:val="000B024A"/>
    <w:rsid w:val="000B03FA"/>
    <w:rsid w:val="000B073E"/>
    <w:rsid w:val="000B08EE"/>
    <w:rsid w:val="000B08F2"/>
    <w:rsid w:val="000B0A78"/>
    <w:rsid w:val="000B0B22"/>
    <w:rsid w:val="000B0FDE"/>
    <w:rsid w:val="000B1B5E"/>
    <w:rsid w:val="000B1BC9"/>
    <w:rsid w:val="000B2281"/>
    <w:rsid w:val="000B2403"/>
    <w:rsid w:val="000B28BA"/>
    <w:rsid w:val="000B3023"/>
    <w:rsid w:val="000B359B"/>
    <w:rsid w:val="000B390F"/>
    <w:rsid w:val="000B3F08"/>
    <w:rsid w:val="000B4B5F"/>
    <w:rsid w:val="000B6B5D"/>
    <w:rsid w:val="000B7041"/>
    <w:rsid w:val="000B71AD"/>
    <w:rsid w:val="000B733B"/>
    <w:rsid w:val="000C02F8"/>
    <w:rsid w:val="000C056A"/>
    <w:rsid w:val="000C0883"/>
    <w:rsid w:val="000C0DF1"/>
    <w:rsid w:val="000C12D9"/>
    <w:rsid w:val="000C182D"/>
    <w:rsid w:val="000C1BAF"/>
    <w:rsid w:val="000C2598"/>
    <w:rsid w:val="000C2B6D"/>
    <w:rsid w:val="000C2E4F"/>
    <w:rsid w:val="000C3882"/>
    <w:rsid w:val="000C463D"/>
    <w:rsid w:val="000C51C1"/>
    <w:rsid w:val="000C53D4"/>
    <w:rsid w:val="000C5C44"/>
    <w:rsid w:val="000C6230"/>
    <w:rsid w:val="000C69F3"/>
    <w:rsid w:val="000C7242"/>
    <w:rsid w:val="000C7509"/>
    <w:rsid w:val="000C7A51"/>
    <w:rsid w:val="000C7ADF"/>
    <w:rsid w:val="000C7FED"/>
    <w:rsid w:val="000D0136"/>
    <w:rsid w:val="000D0446"/>
    <w:rsid w:val="000D10A0"/>
    <w:rsid w:val="000D10F1"/>
    <w:rsid w:val="000D180C"/>
    <w:rsid w:val="000D18E7"/>
    <w:rsid w:val="000D1D38"/>
    <w:rsid w:val="000D1E80"/>
    <w:rsid w:val="000D1FA3"/>
    <w:rsid w:val="000D2BBF"/>
    <w:rsid w:val="000D2C7F"/>
    <w:rsid w:val="000D306A"/>
    <w:rsid w:val="000D3479"/>
    <w:rsid w:val="000D357A"/>
    <w:rsid w:val="000D364F"/>
    <w:rsid w:val="000D41A1"/>
    <w:rsid w:val="000D571B"/>
    <w:rsid w:val="000D5C1C"/>
    <w:rsid w:val="000D6D22"/>
    <w:rsid w:val="000D7AE3"/>
    <w:rsid w:val="000E06AB"/>
    <w:rsid w:val="000E08ED"/>
    <w:rsid w:val="000E0B46"/>
    <w:rsid w:val="000E1A26"/>
    <w:rsid w:val="000E1C14"/>
    <w:rsid w:val="000E3A02"/>
    <w:rsid w:val="000E4345"/>
    <w:rsid w:val="000E45FC"/>
    <w:rsid w:val="000E4B45"/>
    <w:rsid w:val="000E4CA7"/>
    <w:rsid w:val="000E562A"/>
    <w:rsid w:val="000E5943"/>
    <w:rsid w:val="000E6D88"/>
    <w:rsid w:val="000E6E7F"/>
    <w:rsid w:val="000E6E93"/>
    <w:rsid w:val="000E7269"/>
    <w:rsid w:val="000F00BD"/>
    <w:rsid w:val="000F00EA"/>
    <w:rsid w:val="000F033B"/>
    <w:rsid w:val="000F0B54"/>
    <w:rsid w:val="000F16AB"/>
    <w:rsid w:val="000F2025"/>
    <w:rsid w:val="000F2231"/>
    <w:rsid w:val="000F2F4F"/>
    <w:rsid w:val="000F3906"/>
    <w:rsid w:val="000F3A35"/>
    <w:rsid w:val="000F3C0F"/>
    <w:rsid w:val="000F3E39"/>
    <w:rsid w:val="000F41A0"/>
    <w:rsid w:val="000F4893"/>
    <w:rsid w:val="000F4925"/>
    <w:rsid w:val="000F4D1D"/>
    <w:rsid w:val="000F5CFF"/>
    <w:rsid w:val="000F6C22"/>
    <w:rsid w:val="000F715E"/>
    <w:rsid w:val="000F75F9"/>
    <w:rsid w:val="0010150E"/>
    <w:rsid w:val="0010211A"/>
    <w:rsid w:val="00102A3D"/>
    <w:rsid w:val="00104271"/>
    <w:rsid w:val="00105B45"/>
    <w:rsid w:val="00105E70"/>
    <w:rsid w:val="0010605D"/>
    <w:rsid w:val="00106420"/>
    <w:rsid w:val="001066B1"/>
    <w:rsid w:val="00106A7C"/>
    <w:rsid w:val="00106AF3"/>
    <w:rsid w:val="00107C3B"/>
    <w:rsid w:val="00107C87"/>
    <w:rsid w:val="00107CA4"/>
    <w:rsid w:val="00107F28"/>
    <w:rsid w:val="001100B8"/>
    <w:rsid w:val="0011022E"/>
    <w:rsid w:val="00110A2B"/>
    <w:rsid w:val="00110E6A"/>
    <w:rsid w:val="00111D75"/>
    <w:rsid w:val="00111DAF"/>
    <w:rsid w:val="00111F57"/>
    <w:rsid w:val="00111F78"/>
    <w:rsid w:val="001120AB"/>
    <w:rsid w:val="00112420"/>
    <w:rsid w:val="00112770"/>
    <w:rsid w:val="001136D8"/>
    <w:rsid w:val="00113A99"/>
    <w:rsid w:val="00113EE1"/>
    <w:rsid w:val="00113F9E"/>
    <w:rsid w:val="00114519"/>
    <w:rsid w:val="00114AA9"/>
    <w:rsid w:val="00114C09"/>
    <w:rsid w:val="00115B22"/>
    <w:rsid w:val="0011647E"/>
    <w:rsid w:val="00116C95"/>
    <w:rsid w:val="00116E59"/>
    <w:rsid w:val="00116F34"/>
    <w:rsid w:val="00120332"/>
    <w:rsid w:val="00120A5D"/>
    <w:rsid w:val="00120C77"/>
    <w:rsid w:val="00120DD4"/>
    <w:rsid w:val="00121332"/>
    <w:rsid w:val="00123090"/>
    <w:rsid w:val="00123198"/>
    <w:rsid w:val="00123282"/>
    <w:rsid w:val="00123740"/>
    <w:rsid w:val="00123981"/>
    <w:rsid w:val="0012418B"/>
    <w:rsid w:val="001242C0"/>
    <w:rsid w:val="00124C9C"/>
    <w:rsid w:val="001254B9"/>
    <w:rsid w:val="00125924"/>
    <w:rsid w:val="00125BC2"/>
    <w:rsid w:val="00125F34"/>
    <w:rsid w:val="00126322"/>
    <w:rsid w:val="00127D49"/>
    <w:rsid w:val="00130A25"/>
    <w:rsid w:val="00131A9E"/>
    <w:rsid w:val="0013262D"/>
    <w:rsid w:val="00132C39"/>
    <w:rsid w:val="001333D7"/>
    <w:rsid w:val="00133C3D"/>
    <w:rsid w:val="001340E5"/>
    <w:rsid w:val="001345BB"/>
    <w:rsid w:val="00134899"/>
    <w:rsid w:val="001349DB"/>
    <w:rsid w:val="00134C4C"/>
    <w:rsid w:val="00135189"/>
    <w:rsid w:val="001376CE"/>
    <w:rsid w:val="00137B1F"/>
    <w:rsid w:val="00137E20"/>
    <w:rsid w:val="00140407"/>
    <w:rsid w:val="00140C99"/>
    <w:rsid w:val="001413C1"/>
    <w:rsid w:val="00141C1D"/>
    <w:rsid w:val="00142D56"/>
    <w:rsid w:val="0014421A"/>
    <w:rsid w:val="001447AD"/>
    <w:rsid w:val="00145E9D"/>
    <w:rsid w:val="0014628F"/>
    <w:rsid w:val="0014664C"/>
    <w:rsid w:val="00146D29"/>
    <w:rsid w:val="00146EF5"/>
    <w:rsid w:val="00150CA4"/>
    <w:rsid w:val="00151FF6"/>
    <w:rsid w:val="00152832"/>
    <w:rsid w:val="00153AA1"/>
    <w:rsid w:val="00153F51"/>
    <w:rsid w:val="00154078"/>
    <w:rsid w:val="00154997"/>
    <w:rsid w:val="00154A13"/>
    <w:rsid w:val="00155472"/>
    <w:rsid w:val="001556D1"/>
    <w:rsid w:val="001559B5"/>
    <w:rsid w:val="0015626A"/>
    <w:rsid w:val="00156E9F"/>
    <w:rsid w:val="00157223"/>
    <w:rsid w:val="0015768E"/>
    <w:rsid w:val="001576AC"/>
    <w:rsid w:val="00157753"/>
    <w:rsid w:val="00157996"/>
    <w:rsid w:val="00160387"/>
    <w:rsid w:val="001603B0"/>
    <w:rsid w:val="00160481"/>
    <w:rsid w:val="00160C87"/>
    <w:rsid w:val="0016225E"/>
    <w:rsid w:val="00162E10"/>
    <w:rsid w:val="001631B7"/>
    <w:rsid w:val="001655A5"/>
    <w:rsid w:val="001671CA"/>
    <w:rsid w:val="00167384"/>
    <w:rsid w:val="00170121"/>
    <w:rsid w:val="00170359"/>
    <w:rsid w:val="00170386"/>
    <w:rsid w:val="00170648"/>
    <w:rsid w:val="00170A64"/>
    <w:rsid w:val="00171B9C"/>
    <w:rsid w:val="00171CA1"/>
    <w:rsid w:val="00172F9C"/>
    <w:rsid w:val="00173585"/>
    <w:rsid w:val="001736D3"/>
    <w:rsid w:val="00174EF9"/>
    <w:rsid w:val="00174FB8"/>
    <w:rsid w:val="00175662"/>
    <w:rsid w:val="001759A1"/>
    <w:rsid w:val="00175C89"/>
    <w:rsid w:val="00176214"/>
    <w:rsid w:val="001779F4"/>
    <w:rsid w:val="0018005A"/>
    <w:rsid w:val="00180850"/>
    <w:rsid w:val="00180DA4"/>
    <w:rsid w:val="00180DFC"/>
    <w:rsid w:val="00182434"/>
    <w:rsid w:val="0018257D"/>
    <w:rsid w:val="0018260C"/>
    <w:rsid w:val="001828BC"/>
    <w:rsid w:val="00183A3D"/>
    <w:rsid w:val="001840C9"/>
    <w:rsid w:val="00184634"/>
    <w:rsid w:val="001848DC"/>
    <w:rsid w:val="00184B84"/>
    <w:rsid w:val="0018595C"/>
    <w:rsid w:val="00186C57"/>
    <w:rsid w:val="00186C83"/>
    <w:rsid w:val="001879D2"/>
    <w:rsid w:val="00187B16"/>
    <w:rsid w:val="0019057F"/>
    <w:rsid w:val="001907B4"/>
    <w:rsid w:val="0019223E"/>
    <w:rsid w:val="00192247"/>
    <w:rsid w:val="00192517"/>
    <w:rsid w:val="001929E0"/>
    <w:rsid w:val="0019395E"/>
    <w:rsid w:val="00193CCF"/>
    <w:rsid w:val="00193E60"/>
    <w:rsid w:val="001942E8"/>
    <w:rsid w:val="00194F05"/>
    <w:rsid w:val="001955DD"/>
    <w:rsid w:val="00195637"/>
    <w:rsid w:val="00196BFA"/>
    <w:rsid w:val="001970C2"/>
    <w:rsid w:val="00197F11"/>
    <w:rsid w:val="001A0566"/>
    <w:rsid w:val="001A12C9"/>
    <w:rsid w:val="001A159E"/>
    <w:rsid w:val="001A2FAA"/>
    <w:rsid w:val="001A3551"/>
    <w:rsid w:val="001A3ECA"/>
    <w:rsid w:val="001A48FB"/>
    <w:rsid w:val="001A4928"/>
    <w:rsid w:val="001A4F4E"/>
    <w:rsid w:val="001A5FCD"/>
    <w:rsid w:val="001A6BC2"/>
    <w:rsid w:val="001A6DCA"/>
    <w:rsid w:val="001A75CC"/>
    <w:rsid w:val="001B0A1F"/>
    <w:rsid w:val="001B0E06"/>
    <w:rsid w:val="001B100B"/>
    <w:rsid w:val="001B1B56"/>
    <w:rsid w:val="001B34AC"/>
    <w:rsid w:val="001B3C2E"/>
    <w:rsid w:val="001B59F4"/>
    <w:rsid w:val="001B5BB9"/>
    <w:rsid w:val="001B5D4A"/>
    <w:rsid w:val="001B6922"/>
    <w:rsid w:val="001B6E06"/>
    <w:rsid w:val="001B6FDF"/>
    <w:rsid w:val="001B77EB"/>
    <w:rsid w:val="001B7FF1"/>
    <w:rsid w:val="001C0099"/>
    <w:rsid w:val="001C074D"/>
    <w:rsid w:val="001C1831"/>
    <w:rsid w:val="001C18F1"/>
    <w:rsid w:val="001C1B20"/>
    <w:rsid w:val="001C1F1C"/>
    <w:rsid w:val="001C28A8"/>
    <w:rsid w:val="001C2A2F"/>
    <w:rsid w:val="001C35B1"/>
    <w:rsid w:val="001C39FF"/>
    <w:rsid w:val="001C3F28"/>
    <w:rsid w:val="001C401A"/>
    <w:rsid w:val="001C6351"/>
    <w:rsid w:val="001C7211"/>
    <w:rsid w:val="001C7243"/>
    <w:rsid w:val="001C72E1"/>
    <w:rsid w:val="001C76D2"/>
    <w:rsid w:val="001D0642"/>
    <w:rsid w:val="001D071F"/>
    <w:rsid w:val="001D0830"/>
    <w:rsid w:val="001D12D0"/>
    <w:rsid w:val="001D1CBE"/>
    <w:rsid w:val="001D2888"/>
    <w:rsid w:val="001D31EF"/>
    <w:rsid w:val="001D33EE"/>
    <w:rsid w:val="001D379B"/>
    <w:rsid w:val="001D448B"/>
    <w:rsid w:val="001D4863"/>
    <w:rsid w:val="001D54F4"/>
    <w:rsid w:val="001D61B0"/>
    <w:rsid w:val="001D63E4"/>
    <w:rsid w:val="001D684F"/>
    <w:rsid w:val="001E06B1"/>
    <w:rsid w:val="001E109C"/>
    <w:rsid w:val="001E169D"/>
    <w:rsid w:val="001E1D22"/>
    <w:rsid w:val="001E27DA"/>
    <w:rsid w:val="001E2B84"/>
    <w:rsid w:val="001E2D17"/>
    <w:rsid w:val="001E2E2A"/>
    <w:rsid w:val="001E3542"/>
    <w:rsid w:val="001E362D"/>
    <w:rsid w:val="001E36C9"/>
    <w:rsid w:val="001E41F2"/>
    <w:rsid w:val="001E43F4"/>
    <w:rsid w:val="001E4E69"/>
    <w:rsid w:val="001E514A"/>
    <w:rsid w:val="001E5645"/>
    <w:rsid w:val="001E5F74"/>
    <w:rsid w:val="001E66A0"/>
    <w:rsid w:val="001E6DF4"/>
    <w:rsid w:val="001E6E92"/>
    <w:rsid w:val="001E71E3"/>
    <w:rsid w:val="001E755C"/>
    <w:rsid w:val="001E7E7D"/>
    <w:rsid w:val="001F0066"/>
    <w:rsid w:val="001F0323"/>
    <w:rsid w:val="001F057A"/>
    <w:rsid w:val="001F1103"/>
    <w:rsid w:val="001F1971"/>
    <w:rsid w:val="001F210E"/>
    <w:rsid w:val="001F23F8"/>
    <w:rsid w:val="001F287D"/>
    <w:rsid w:val="001F29B6"/>
    <w:rsid w:val="001F364D"/>
    <w:rsid w:val="001F389F"/>
    <w:rsid w:val="001F3FF9"/>
    <w:rsid w:val="001F4883"/>
    <w:rsid w:val="001F58D3"/>
    <w:rsid w:val="001F626C"/>
    <w:rsid w:val="001F6C31"/>
    <w:rsid w:val="001F6FA0"/>
    <w:rsid w:val="001F70E6"/>
    <w:rsid w:val="001F766F"/>
    <w:rsid w:val="001F785A"/>
    <w:rsid w:val="0020009B"/>
    <w:rsid w:val="002001CB"/>
    <w:rsid w:val="00200D73"/>
    <w:rsid w:val="00200FDC"/>
    <w:rsid w:val="00201786"/>
    <w:rsid w:val="00201D75"/>
    <w:rsid w:val="0020247E"/>
    <w:rsid w:val="002025A3"/>
    <w:rsid w:val="002030E0"/>
    <w:rsid w:val="00203140"/>
    <w:rsid w:val="00203673"/>
    <w:rsid w:val="00205723"/>
    <w:rsid w:val="002059E7"/>
    <w:rsid w:val="00205ACE"/>
    <w:rsid w:val="00205CD7"/>
    <w:rsid w:val="00206114"/>
    <w:rsid w:val="00206976"/>
    <w:rsid w:val="002072A2"/>
    <w:rsid w:val="00207CFF"/>
    <w:rsid w:val="00210557"/>
    <w:rsid w:val="00210D17"/>
    <w:rsid w:val="00211502"/>
    <w:rsid w:val="00211543"/>
    <w:rsid w:val="00211707"/>
    <w:rsid w:val="00212319"/>
    <w:rsid w:val="0021232B"/>
    <w:rsid w:val="00212BEF"/>
    <w:rsid w:val="00213846"/>
    <w:rsid w:val="0021424B"/>
    <w:rsid w:val="00214923"/>
    <w:rsid w:val="00215368"/>
    <w:rsid w:val="002163A3"/>
    <w:rsid w:val="00216438"/>
    <w:rsid w:val="00216EF4"/>
    <w:rsid w:val="00217334"/>
    <w:rsid w:val="00220620"/>
    <w:rsid w:val="00220658"/>
    <w:rsid w:val="002211F4"/>
    <w:rsid w:val="00221235"/>
    <w:rsid w:val="002212A8"/>
    <w:rsid w:val="00221D13"/>
    <w:rsid w:val="00221D2B"/>
    <w:rsid w:val="002223FF"/>
    <w:rsid w:val="00222BD3"/>
    <w:rsid w:val="002237FD"/>
    <w:rsid w:val="00223B9D"/>
    <w:rsid w:val="00223BD7"/>
    <w:rsid w:val="00223E93"/>
    <w:rsid w:val="002247CE"/>
    <w:rsid w:val="002248D9"/>
    <w:rsid w:val="00224C2E"/>
    <w:rsid w:val="00224E20"/>
    <w:rsid w:val="002258EE"/>
    <w:rsid w:val="00226687"/>
    <w:rsid w:val="00226858"/>
    <w:rsid w:val="00226F04"/>
    <w:rsid w:val="002270BA"/>
    <w:rsid w:val="00230008"/>
    <w:rsid w:val="002307EC"/>
    <w:rsid w:val="00230D45"/>
    <w:rsid w:val="00230DA1"/>
    <w:rsid w:val="00233558"/>
    <w:rsid w:val="0023383F"/>
    <w:rsid w:val="002340B5"/>
    <w:rsid w:val="00235396"/>
    <w:rsid w:val="00235FCE"/>
    <w:rsid w:val="00237288"/>
    <w:rsid w:val="00237640"/>
    <w:rsid w:val="00237DA5"/>
    <w:rsid w:val="002402E9"/>
    <w:rsid w:val="00240469"/>
    <w:rsid w:val="002418EA"/>
    <w:rsid w:val="00241E43"/>
    <w:rsid w:val="002420A8"/>
    <w:rsid w:val="0024224B"/>
    <w:rsid w:val="00242E8A"/>
    <w:rsid w:val="0024315B"/>
    <w:rsid w:val="0024399D"/>
    <w:rsid w:val="00243A0E"/>
    <w:rsid w:val="00243FBF"/>
    <w:rsid w:val="0024472C"/>
    <w:rsid w:val="00244773"/>
    <w:rsid w:val="00244AF0"/>
    <w:rsid w:val="002454CF"/>
    <w:rsid w:val="0024575B"/>
    <w:rsid w:val="00245786"/>
    <w:rsid w:val="002458E7"/>
    <w:rsid w:val="002461F6"/>
    <w:rsid w:val="00246754"/>
    <w:rsid w:val="00246B1D"/>
    <w:rsid w:val="00246CE6"/>
    <w:rsid w:val="002501F7"/>
    <w:rsid w:val="0025043E"/>
    <w:rsid w:val="00250EBC"/>
    <w:rsid w:val="00251034"/>
    <w:rsid w:val="002512EA"/>
    <w:rsid w:val="00251466"/>
    <w:rsid w:val="0025193E"/>
    <w:rsid w:val="00252496"/>
    <w:rsid w:val="002524A9"/>
    <w:rsid w:val="0025319D"/>
    <w:rsid w:val="00253435"/>
    <w:rsid w:val="00253DDF"/>
    <w:rsid w:val="002547C5"/>
    <w:rsid w:val="00254960"/>
    <w:rsid w:val="00254B19"/>
    <w:rsid w:val="0025557B"/>
    <w:rsid w:val="00255E1B"/>
    <w:rsid w:val="0025613E"/>
    <w:rsid w:val="00256526"/>
    <w:rsid w:val="002569CB"/>
    <w:rsid w:val="00256B05"/>
    <w:rsid w:val="00256EFE"/>
    <w:rsid w:val="00257442"/>
    <w:rsid w:val="00257978"/>
    <w:rsid w:val="0026008B"/>
    <w:rsid w:val="0026022A"/>
    <w:rsid w:val="0026022F"/>
    <w:rsid w:val="00260430"/>
    <w:rsid w:val="002609AF"/>
    <w:rsid w:val="00261C6E"/>
    <w:rsid w:val="002622DA"/>
    <w:rsid w:val="00262560"/>
    <w:rsid w:val="00262E3A"/>
    <w:rsid w:val="002631B0"/>
    <w:rsid w:val="0026347F"/>
    <w:rsid w:val="0026477B"/>
    <w:rsid w:val="002648D8"/>
    <w:rsid w:val="00264ACC"/>
    <w:rsid w:val="00265075"/>
    <w:rsid w:val="002651B6"/>
    <w:rsid w:val="00266ECD"/>
    <w:rsid w:val="002671BD"/>
    <w:rsid w:val="00267AC3"/>
    <w:rsid w:val="00267D8A"/>
    <w:rsid w:val="00267E6D"/>
    <w:rsid w:val="00270502"/>
    <w:rsid w:val="0027097C"/>
    <w:rsid w:val="00270C38"/>
    <w:rsid w:val="00270EF8"/>
    <w:rsid w:val="0027134E"/>
    <w:rsid w:val="0027178B"/>
    <w:rsid w:val="00271987"/>
    <w:rsid w:val="00272004"/>
    <w:rsid w:val="0027228F"/>
    <w:rsid w:val="00272434"/>
    <w:rsid w:val="00273565"/>
    <w:rsid w:val="00273960"/>
    <w:rsid w:val="002754F9"/>
    <w:rsid w:val="00275E30"/>
    <w:rsid w:val="00276C80"/>
    <w:rsid w:val="0027791C"/>
    <w:rsid w:val="00277AA1"/>
    <w:rsid w:val="00277D85"/>
    <w:rsid w:val="0028005F"/>
    <w:rsid w:val="0028031D"/>
    <w:rsid w:val="00280C9D"/>
    <w:rsid w:val="0028214D"/>
    <w:rsid w:val="00282372"/>
    <w:rsid w:val="00283BF4"/>
    <w:rsid w:val="002851D8"/>
    <w:rsid w:val="00286635"/>
    <w:rsid w:val="00286871"/>
    <w:rsid w:val="00286A05"/>
    <w:rsid w:val="002871CF"/>
    <w:rsid w:val="002871E9"/>
    <w:rsid w:val="002874CF"/>
    <w:rsid w:val="0028786A"/>
    <w:rsid w:val="00287C0A"/>
    <w:rsid w:val="00287D25"/>
    <w:rsid w:val="0029098C"/>
    <w:rsid w:val="00290A6A"/>
    <w:rsid w:val="00290D27"/>
    <w:rsid w:val="00290EAC"/>
    <w:rsid w:val="00292409"/>
    <w:rsid w:val="00292767"/>
    <w:rsid w:val="00293716"/>
    <w:rsid w:val="00293849"/>
    <w:rsid w:val="00293A83"/>
    <w:rsid w:val="002940B3"/>
    <w:rsid w:val="00294699"/>
    <w:rsid w:val="00294D07"/>
    <w:rsid w:val="002963E5"/>
    <w:rsid w:val="00296DA4"/>
    <w:rsid w:val="0029764E"/>
    <w:rsid w:val="00297D98"/>
    <w:rsid w:val="002A014D"/>
    <w:rsid w:val="002A0AF5"/>
    <w:rsid w:val="002A0F65"/>
    <w:rsid w:val="002A135F"/>
    <w:rsid w:val="002A176F"/>
    <w:rsid w:val="002A1B12"/>
    <w:rsid w:val="002A220B"/>
    <w:rsid w:val="002A271D"/>
    <w:rsid w:val="002A3D48"/>
    <w:rsid w:val="002A57CE"/>
    <w:rsid w:val="002A6211"/>
    <w:rsid w:val="002A63D6"/>
    <w:rsid w:val="002A657A"/>
    <w:rsid w:val="002A6599"/>
    <w:rsid w:val="002A7337"/>
    <w:rsid w:val="002A7569"/>
    <w:rsid w:val="002B0A81"/>
    <w:rsid w:val="002B1129"/>
    <w:rsid w:val="002B1CCD"/>
    <w:rsid w:val="002B2758"/>
    <w:rsid w:val="002B2C18"/>
    <w:rsid w:val="002B31F3"/>
    <w:rsid w:val="002B3797"/>
    <w:rsid w:val="002B3E6A"/>
    <w:rsid w:val="002B4517"/>
    <w:rsid w:val="002B4C37"/>
    <w:rsid w:val="002B4DD1"/>
    <w:rsid w:val="002B6398"/>
    <w:rsid w:val="002B6903"/>
    <w:rsid w:val="002B6F3E"/>
    <w:rsid w:val="002B7023"/>
    <w:rsid w:val="002B7331"/>
    <w:rsid w:val="002B74E6"/>
    <w:rsid w:val="002B75A3"/>
    <w:rsid w:val="002B775F"/>
    <w:rsid w:val="002B77C9"/>
    <w:rsid w:val="002B7B28"/>
    <w:rsid w:val="002B7E09"/>
    <w:rsid w:val="002C00FD"/>
    <w:rsid w:val="002C0591"/>
    <w:rsid w:val="002C0881"/>
    <w:rsid w:val="002C0919"/>
    <w:rsid w:val="002C1273"/>
    <w:rsid w:val="002C148D"/>
    <w:rsid w:val="002C14C1"/>
    <w:rsid w:val="002C1A02"/>
    <w:rsid w:val="002C1EAE"/>
    <w:rsid w:val="002C2079"/>
    <w:rsid w:val="002C2164"/>
    <w:rsid w:val="002C24EC"/>
    <w:rsid w:val="002C2828"/>
    <w:rsid w:val="002C330E"/>
    <w:rsid w:val="002C33E3"/>
    <w:rsid w:val="002C370C"/>
    <w:rsid w:val="002C3AD7"/>
    <w:rsid w:val="002C3D7A"/>
    <w:rsid w:val="002C3D8A"/>
    <w:rsid w:val="002C3EEB"/>
    <w:rsid w:val="002C41C6"/>
    <w:rsid w:val="002C522A"/>
    <w:rsid w:val="002C55DB"/>
    <w:rsid w:val="002C5778"/>
    <w:rsid w:val="002C5B44"/>
    <w:rsid w:val="002C66A5"/>
    <w:rsid w:val="002C6EC8"/>
    <w:rsid w:val="002C70E0"/>
    <w:rsid w:val="002C7C8F"/>
    <w:rsid w:val="002C7C9C"/>
    <w:rsid w:val="002D0564"/>
    <w:rsid w:val="002D05AA"/>
    <w:rsid w:val="002D0DF1"/>
    <w:rsid w:val="002D0FD9"/>
    <w:rsid w:val="002D1285"/>
    <w:rsid w:val="002D1C14"/>
    <w:rsid w:val="002D1FA6"/>
    <w:rsid w:val="002D2544"/>
    <w:rsid w:val="002D2667"/>
    <w:rsid w:val="002D3535"/>
    <w:rsid w:val="002D44D7"/>
    <w:rsid w:val="002D4EC0"/>
    <w:rsid w:val="002D544D"/>
    <w:rsid w:val="002D5587"/>
    <w:rsid w:val="002D5FC0"/>
    <w:rsid w:val="002D605D"/>
    <w:rsid w:val="002D63F6"/>
    <w:rsid w:val="002D660F"/>
    <w:rsid w:val="002D7A73"/>
    <w:rsid w:val="002E207F"/>
    <w:rsid w:val="002E20F1"/>
    <w:rsid w:val="002E2305"/>
    <w:rsid w:val="002E2A37"/>
    <w:rsid w:val="002E387A"/>
    <w:rsid w:val="002E4847"/>
    <w:rsid w:val="002E4DC9"/>
    <w:rsid w:val="002E543A"/>
    <w:rsid w:val="002E6945"/>
    <w:rsid w:val="002E737B"/>
    <w:rsid w:val="002F100C"/>
    <w:rsid w:val="002F1293"/>
    <w:rsid w:val="002F1FA8"/>
    <w:rsid w:val="002F253A"/>
    <w:rsid w:val="002F2847"/>
    <w:rsid w:val="002F2DB7"/>
    <w:rsid w:val="002F2DBA"/>
    <w:rsid w:val="002F3F6D"/>
    <w:rsid w:val="002F431C"/>
    <w:rsid w:val="002F4A87"/>
    <w:rsid w:val="002F4AD3"/>
    <w:rsid w:val="002F57D4"/>
    <w:rsid w:val="002F59C3"/>
    <w:rsid w:val="002F5F3A"/>
    <w:rsid w:val="002F65AE"/>
    <w:rsid w:val="002F691C"/>
    <w:rsid w:val="002F7815"/>
    <w:rsid w:val="002F7F68"/>
    <w:rsid w:val="00300010"/>
    <w:rsid w:val="003009D2"/>
    <w:rsid w:val="00301376"/>
    <w:rsid w:val="00301C65"/>
    <w:rsid w:val="00301F17"/>
    <w:rsid w:val="00304320"/>
    <w:rsid w:val="00304351"/>
    <w:rsid w:val="003043C1"/>
    <w:rsid w:val="00304C80"/>
    <w:rsid w:val="00305114"/>
    <w:rsid w:val="00305AC2"/>
    <w:rsid w:val="00305D14"/>
    <w:rsid w:val="00306DC6"/>
    <w:rsid w:val="00307660"/>
    <w:rsid w:val="00310BD8"/>
    <w:rsid w:val="00310C6F"/>
    <w:rsid w:val="00310E3B"/>
    <w:rsid w:val="003114D2"/>
    <w:rsid w:val="00311542"/>
    <w:rsid w:val="003118FF"/>
    <w:rsid w:val="00312000"/>
    <w:rsid w:val="00312518"/>
    <w:rsid w:val="003129C5"/>
    <w:rsid w:val="00312BB9"/>
    <w:rsid w:val="003135B3"/>
    <w:rsid w:val="003135F0"/>
    <w:rsid w:val="00313CF6"/>
    <w:rsid w:val="00313D58"/>
    <w:rsid w:val="00314452"/>
    <w:rsid w:val="003149DA"/>
    <w:rsid w:val="00314E8C"/>
    <w:rsid w:val="00315801"/>
    <w:rsid w:val="00315C96"/>
    <w:rsid w:val="003173E0"/>
    <w:rsid w:val="003174F0"/>
    <w:rsid w:val="00317892"/>
    <w:rsid w:val="00320C24"/>
    <w:rsid w:val="00320DAC"/>
    <w:rsid w:val="003221E2"/>
    <w:rsid w:val="003226F3"/>
    <w:rsid w:val="003227A1"/>
    <w:rsid w:val="00324B9B"/>
    <w:rsid w:val="00325725"/>
    <w:rsid w:val="003259E6"/>
    <w:rsid w:val="00326647"/>
    <w:rsid w:val="0032674C"/>
    <w:rsid w:val="00326DDC"/>
    <w:rsid w:val="00326E50"/>
    <w:rsid w:val="003270EE"/>
    <w:rsid w:val="00327729"/>
    <w:rsid w:val="00330424"/>
    <w:rsid w:val="003306B8"/>
    <w:rsid w:val="00330A44"/>
    <w:rsid w:val="00331324"/>
    <w:rsid w:val="003318BA"/>
    <w:rsid w:val="00331B79"/>
    <w:rsid w:val="00331C18"/>
    <w:rsid w:val="00331EFD"/>
    <w:rsid w:val="003320DB"/>
    <w:rsid w:val="00332262"/>
    <w:rsid w:val="003325ED"/>
    <w:rsid w:val="00333607"/>
    <w:rsid w:val="00333DA5"/>
    <w:rsid w:val="00333DFE"/>
    <w:rsid w:val="0033435E"/>
    <w:rsid w:val="003351ED"/>
    <w:rsid w:val="003353AB"/>
    <w:rsid w:val="00335769"/>
    <w:rsid w:val="0033638A"/>
    <w:rsid w:val="003368BC"/>
    <w:rsid w:val="00336A1F"/>
    <w:rsid w:val="00336A92"/>
    <w:rsid w:val="00336CE8"/>
    <w:rsid w:val="00336FA3"/>
    <w:rsid w:val="003372F5"/>
    <w:rsid w:val="00337309"/>
    <w:rsid w:val="00337333"/>
    <w:rsid w:val="00337392"/>
    <w:rsid w:val="00337CDE"/>
    <w:rsid w:val="00337F54"/>
    <w:rsid w:val="00340B92"/>
    <w:rsid w:val="00340F20"/>
    <w:rsid w:val="00341140"/>
    <w:rsid w:val="0034172D"/>
    <w:rsid w:val="00342294"/>
    <w:rsid w:val="00342C43"/>
    <w:rsid w:val="00342F98"/>
    <w:rsid w:val="00342FBE"/>
    <w:rsid w:val="00343FF0"/>
    <w:rsid w:val="00344552"/>
    <w:rsid w:val="00344BB0"/>
    <w:rsid w:val="003450EF"/>
    <w:rsid w:val="00346DA7"/>
    <w:rsid w:val="0034746A"/>
    <w:rsid w:val="003478EF"/>
    <w:rsid w:val="00347BEB"/>
    <w:rsid w:val="00347D27"/>
    <w:rsid w:val="00347EF9"/>
    <w:rsid w:val="00350700"/>
    <w:rsid w:val="00350DFB"/>
    <w:rsid w:val="00350E38"/>
    <w:rsid w:val="00351338"/>
    <w:rsid w:val="003516E9"/>
    <w:rsid w:val="00352473"/>
    <w:rsid w:val="00352511"/>
    <w:rsid w:val="003530F0"/>
    <w:rsid w:val="00353383"/>
    <w:rsid w:val="003537AE"/>
    <w:rsid w:val="00354B12"/>
    <w:rsid w:val="00354D4F"/>
    <w:rsid w:val="003557EB"/>
    <w:rsid w:val="00355BF0"/>
    <w:rsid w:val="0035677C"/>
    <w:rsid w:val="003571FB"/>
    <w:rsid w:val="0035729C"/>
    <w:rsid w:val="00357AC4"/>
    <w:rsid w:val="0036004C"/>
    <w:rsid w:val="003603F3"/>
    <w:rsid w:val="00360D0F"/>
    <w:rsid w:val="00360F0B"/>
    <w:rsid w:val="0036183E"/>
    <w:rsid w:val="00361E44"/>
    <w:rsid w:val="0036254F"/>
    <w:rsid w:val="003625AF"/>
    <w:rsid w:val="003626E6"/>
    <w:rsid w:val="003629F9"/>
    <w:rsid w:val="0036380F"/>
    <w:rsid w:val="003641BD"/>
    <w:rsid w:val="00364E2F"/>
    <w:rsid w:val="00365080"/>
    <w:rsid w:val="00365C8A"/>
    <w:rsid w:val="00366604"/>
    <w:rsid w:val="00366895"/>
    <w:rsid w:val="00366986"/>
    <w:rsid w:val="00366D79"/>
    <w:rsid w:val="00366DF2"/>
    <w:rsid w:val="0036778E"/>
    <w:rsid w:val="00367991"/>
    <w:rsid w:val="003679B2"/>
    <w:rsid w:val="00370188"/>
    <w:rsid w:val="00370BE1"/>
    <w:rsid w:val="00370F6A"/>
    <w:rsid w:val="003714EF"/>
    <w:rsid w:val="00372E34"/>
    <w:rsid w:val="003730FB"/>
    <w:rsid w:val="003733D3"/>
    <w:rsid w:val="0037353A"/>
    <w:rsid w:val="00373635"/>
    <w:rsid w:val="003736F0"/>
    <w:rsid w:val="00373B15"/>
    <w:rsid w:val="003740D0"/>
    <w:rsid w:val="0037418C"/>
    <w:rsid w:val="003741A6"/>
    <w:rsid w:val="0037428D"/>
    <w:rsid w:val="00374331"/>
    <w:rsid w:val="003743AB"/>
    <w:rsid w:val="00374491"/>
    <w:rsid w:val="003749C6"/>
    <w:rsid w:val="00374BCD"/>
    <w:rsid w:val="003750B5"/>
    <w:rsid w:val="00375F57"/>
    <w:rsid w:val="00375FBC"/>
    <w:rsid w:val="00376543"/>
    <w:rsid w:val="00376BCD"/>
    <w:rsid w:val="00376EB0"/>
    <w:rsid w:val="00376F2A"/>
    <w:rsid w:val="003800A7"/>
    <w:rsid w:val="00380CBF"/>
    <w:rsid w:val="00381069"/>
    <w:rsid w:val="003819F0"/>
    <w:rsid w:val="00381A1F"/>
    <w:rsid w:val="00381DB8"/>
    <w:rsid w:val="00381FBB"/>
    <w:rsid w:val="0038200C"/>
    <w:rsid w:val="00382837"/>
    <w:rsid w:val="00382D1D"/>
    <w:rsid w:val="00383563"/>
    <w:rsid w:val="00383F46"/>
    <w:rsid w:val="00384670"/>
    <w:rsid w:val="003855DD"/>
    <w:rsid w:val="00385C77"/>
    <w:rsid w:val="00385F39"/>
    <w:rsid w:val="00386D88"/>
    <w:rsid w:val="00387799"/>
    <w:rsid w:val="003878EF"/>
    <w:rsid w:val="00387AB2"/>
    <w:rsid w:val="00387E7A"/>
    <w:rsid w:val="003902CB"/>
    <w:rsid w:val="00390D50"/>
    <w:rsid w:val="00391110"/>
    <w:rsid w:val="00391AAB"/>
    <w:rsid w:val="00391C89"/>
    <w:rsid w:val="00391E25"/>
    <w:rsid w:val="00392F68"/>
    <w:rsid w:val="00393E6E"/>
    <w:rsid w:val="00393EC7"/>
    <w:rsid w:val="0039477C"/>
    <w:rsid w:val="00394854"/>
    <w:rsid w:val="00394858"/>
    <w:rsid w:val="003949B4"/>
    <w:rsid w:val="00394A86"/>
    <w:rsid w:val="003960ED"/>
    <w:rsid w:val="003967BF"/>
    <w:rsid w:val="00397191"/>
    <w:rsid w:val="00397EF3"/>
    <w:rsid w:val="003A05FA"/>
    <w:rsid w:val="003A0DE0"/>
    <w:rsid w:val="003A0FA3"/>
    <w:rsid w:val="003A10B7"/>
    <w:rsid w:val="003A125C"/>
    <w:rsid w:val="003A12EA"/>
    <w:rsid w:val="003A180D"/>
    <w:rsid w:val="003A1B42"/>
    <w:rsid w:val="003A1FCE"/>
    <w:rsid w:val="003A309A"/>
    <w:rsid w:val="003A3180"/>
    <w:rsid w:val="003A3393"/>
    <w:rsid w:val="003A366B"/>
    <w:rsid w:val="003A3D87"/>
    <w:rsid w:val="003A4AEA"/>
    <w:rsid w:val="003A4B83"/>
    <w:rsid w:val="003A5494"/>
    <w:rsid w:val="003A55E3"/>
    <w:rsid w:val="003A5A00"/>
    <w:rsid w:val="003A6273"/>
    <w:rsid w:val="003A659B"/>
    <w:rsid w:val="003A6626"/>
    <w:rsid w:val="003A70C1"/>
    <w:rsid w:val="003A71D1"/>
    <w:rsid w:val="003A7289"/>
    <w:rsid w:val="003A7488"/>
    <w:rsid w:val="003A7D4F"/>
    <w:rsid w:val="003B09E8"/>
    <w:rsid w:val="003B1CD3"/>
    <w:rsid w:val="003B1D75"/>
    <w:rsid w:val="003B1E23"/>
    <w:rsid w:val="003B1FA2"/>
    <w:rsid w:val="003B3CB9"/>
    <w:rsid w:val="003B4566"/>
    <w:rsid w:val="003B4890"/>
    <w:rsid w:val="003B4A6A"/>
    <w:rsid w:val="003B4B21"/>
    <w:rsid w:val="003B4DBB"/>
    <w:rsid w:val="003B50C5"/>
    <w:rsid w:val="003B61EA"/>
    <w:rsid w:val="003B6BE4"/>
    <w:rsid w:val="003B7698"/>
    <w:rsid w:val="003B7DB2"/>
    <w:rsid w:val="003C08D1"/>
    <w:rsid w:val="003C14B7"/>
    <w:rsid w:val="003C1F9C"/>
    <w:rsid w:val="003C29B5"/>
    <w:rsid w:val="003C2E90"/>
    <w:rsid w:val="003C4CDF"/>
    <w:rsid w:val="003C535A"/>
    <w:rsid w:val="003C539B"/>
    <w:rsid w:val="003C6976"/>
    <w:rsid w:val="003C732C"/>
    <w:rsid w:val="003C7E2C"/>
    <w:rsid w:val="003D0D97"/>
    <w:rsid w:val="003D0DE9"/>
    <w:rsid w:val="003D10BB"/>
    <w:rsid w:val="003D15E4"/>
    <w:rsid w:val="003D1B7D"/>
    <w:rsid w:val="003D22C6"/>
    <w:rsid w:val="003D2BA5"/>
    <w:rsid w:val="003D35DD"/>
    <w:rsid w:val="003D3780"/>
    <w:rsid w:val="003D3E49"/>
    <w:rsid w:val="003D4F7E"/>
    <w:rsid w:val="003D50ED"/>
    <w:rsid w:val="003D601F"/>
    <w:rsid w:val="003D6022"/>
    <w:rsid w:val="003D645B"/>
    <w:rsid w:val="003D759C"/>
    <w:rsid w:val="003D7CDF"/>
    <w:rsid w:val="003D7EA6"/>
    <w:rsid w:val="003E00F8"/>
    <w:rsid w:val="003E02AB"/>
    <w:rsid w:val="003E07E7"/>
    <w:rsid w:val="003E0A71"/>
    <w:rsid w:val="003E1C8A"/>
    <w:rsid w:val="003E245B"/>
    <w:rsid w:val="003E2F1F"/>
    <w:rsid w:val="003E37B6"/>
    <w:rsid w:val="003E3A58"/>
    <w:rsid w:val="003E3B83"/>
    <w:rsid w:val="003E3D22"/>
    <w:rsid w:val="003E4006"/>
    <w:rsid w:val="003E4761"/>
    <w:rsid w:val="003E6459"/>
    <w:rsid w:val="003E69E9"/>
    <w:rsid w:val="003E6AB0"/>
    <w:rsid w:val="003E6EDD"/>
    <w:rsid w:val="003E7E37"/>
    <w:rsid w:val="003F0027"/>
    <w:rsid w:val="003F05C5"/>
    <w:rsid w:val="003F148E"/>
    <w:rsid w:val="003F23A3"/>
    <w:rsid w:val="003F23EB"/>
    <w:rsid w:val="003F245D"/>
    <w:rsid w:val="003F30B1"/>
    <w:rsid w:val="003F342D"/>
    <w:rsid w:val="003F34DA"/>
    <w:rsid w:val="003F35FC"/>
    <w:rsid w:val="003F36FD"/>
    <w:rsid w:val="003F3E8E"/>
    <w:rsid w:val="003F4FC5"/>
    <w:rsid w:val="003F552B"/>
    <w:rsid w:val="003F5623"/>
    <w:rsid w:val="003F628A"/>
    <w:rsid w:val="003F6435"/>
    <w:rsid w:val="003F6D51"/>
    <w:rsid w:val="003F7B61"/>
    <w:rsid w:val="003F7C1F"/>
    <w:rsid w:val="0040032A"/>
    <w:rsid w:val="004003F2"/>
    <w:rsid w:val="004014EC"/>
    <w:rsid w:val="00402350"/>
    <w:rsid w:val="0040241B"/>
    <w:rsid w:val="0040245C"/>
    <w:rsid w:val="00402B9A"/>
    <w:rsid w:val="00402F68"/>
    <w:rsid w:val="00403529"/>
    <w:rsid w:val="004036CE"/>
    <w:rsid w:val="004038E6"/>
    <w:rsid w:val="004049CE"/>
    <w:rsid w:val="00405DDF"/>
    <w:rsid w:val="004065B3"/>
    <w:rsid w:val="0040669F"/>
    <w:rsid w:val="00407A5D"/>
    <w:rsid w:val="00410D03"/>
    <w:rsid w:val="004111E2"/>
    <w:rsid w:val="00411518"/>
    <w:rsid w:val="0041168E"/>
    <w:rsid w:val="00411807"/>
    <w:rsid w:val="00411AA5"/>
    <w:rsid w:val="0041214A"/>
    <w:rsid w:val="0041229A"/>
    <w:rsid w:val="004129AF"/>
    <w:rsid w:val="00412C00"/>
    <w:rsid w:val="004131D1"/>
    <w:rsid w:val="00413427"/>
    <w:rsid w:val="0041433B"/>
    <w:rsid w:val="0041461F"/>
    <w:rsid w:val="00414C6C"/>
    <w:rsid w:val="00416682"/>
    <w:rsid w:val="00416C14"/>
    <w:rsid w:val="00417124"/>
    <w:rsid w:val="0041727C"/>
    <w:rsid w:val="00417305"/>
    <w:rsid w:val="00417920"/>
    <w:rsid w:val="00420342"/>
    <w:rsid w:val="00420781"/>
    <w:rsid w:val="00420E7E"/>
    <w:rsid w:val="0042112A"/>
    <w:rsid w:val="00421912"/>
    <w:rsid w:val="0042334C"/>
    <w:rsid w:val="004236A5"/>
    <w:rsid w:val="00423960"/>
    <w:rsid w:val="0042398C"/>
    <w:rsid w:val="0042459A"/>
    <w:rsid w:val="004247CA"/>
    <w:rsid w:val="004247EC"/>
    <w:rsid w:val="004249B8"/>
    <w:rsid w:val="004255C8"/>
    <w:rsid w:val="004256CA"/>
    <w:rsid w:val="00425835"/>
    <w:rsid w:val="00425DF1"/>
    <w:rsid w:val="0042609D"/>
    <w:rsid w:val="00426AC8"/>
    <w:rsid w:val="004273CD"/>
    <w:rsid w:val="004274FC"/>
    <w:rsid w:val="0042774D"/>
    <w:rsid w:val="00427794"/>
    <w:rsid w:val="004278C1"/>
    <w:rsid w:val="00427AD0"/>
    <w:rsid w:val="00427CAB"/>
    <w:rsid w:val="00430BDC"/>
    <w:rsid w:val="00432BD5"/>
    <w:rsid w:val="00432D58"/>
    <w:rsid w:val="00433123"/>
    <w:rsid w:val="00433360"/>
    <w:rsid w:val="00433E57"/>
    <w:rsid w:val="0043432C"/>
    <w:rsid w:val="00434CAC"/>
    <w:rsid w:val="00434DB6"/>
    <w:rsid w:val="00435879"/>
    <w:rsid w:val="0043619F"/>
    <w:rsid w:val="00436AB5"/>
    <w:rsid w:val="00436B45"/>
    <w:rsid w:val="00436D26"/>
    <w:rsid w:val="0043738C"/>
    <w:rsid w:val="00437D19"/>
    <w:rsid w:val="00440535"/>
    <w:rsid w:val="00440962"/>
    <w:rsid w:val="00440DBF"/>
    <w:rsid w:val="00441212"/>
    <w:rsid w:val="00441746"/>
    <w:rsid w:val="004417D5"/>
    <w:rsid w:val="0044239F"/>
    <w:rsid w:val="00443AEA"/>
    <w:rsid w:val="00443B60"/>
    <w:rsid w:val="00443F37"/>
    <w:rsid w:val="0044425B"/>
    <w:rsid w:val="00444276"/>
    <w:rsid w:val="00444726"/>
    <w:rsid w:val="00445200"/>
    <w:rsid w:val="00445669"/>
    <w:rsid w:val="00445A98"/>
    <w:rsid w:val="00445E59"/>
    <w:rsid w:val="00446993"/>
    <w:rsid w:val="00446A4E"/>
    <w:rsid w:val="00446B61"/>
    <w:rsid w:val="004472CE"/>
    <w:rsid w:val="0044735E"/>
    <w:rsid w:val="00450138"/>
    <w:rsid w:val="00451129"/>
    <w:rsid w:val="0045213D"/>
    <w:rsid w:val="004529AC"/>
    <w:rsid w:val="00453011"/>
    <w:rsid w:val="00453801"/>
    <w:rsid w:val="00453AE4"/>
    <w:rsid w:val="0045418B"/>
    <w:rsid w:val="004552E9"/>
    <w:rsid w:val="00455618"/>
    <w:rsid w:val="00455C04"/>
    <w:rsid w:val="00457096"/>
    <w:rsid w:val="0045712D"/>
    <w:rsid w:val="00457387"/>
    <w:rsid w:val="004600B6"/>
    <w:rsid w:val="004600DF"/>
    <w:rsid w:val="0046032B"/>
    <w:rsid w:val="004607C0"/>
    <w:rsid w:val="004608E4"/>
    <w:rsid w:val="00461109"/>
    <w:rsid w:val="00461832"/>
    <w:rsid w:val="004619D2"/>
    <w:rsid w:val="00461ECC"/>
    <w:rsid w:val="00462782"/>
    <w:rsid w:val="004635AE"/>
    <w:rsid w:val="00463751"/>
    <w:rsid w:val="00464FCE"/>
    <w:rsid w:val="004657BA"/>
    <w:rsid w:val="00465CD8"/>
    <w:rsid w:val="00466488"/>
    <w:rsid w:val="00466493"/>
    <w:rsid w:val="00467BA7"/>
    <w:rsid w:val="00467D28"/>
    <w:rsid w:val="00467FD0"/>
    <w:rsid w:val="0047043F"/>
    <w:rsid w:val="00470871"/>
    <w:rsid w:val="0047102D"/>
    <w:rsid w:val="004711F5"/>
    <w:rsid w:val="00471D9D"/>
    <w:rsid w:val="00471F4C"/>
    <w:rsid w:val="00472EE0"/>
    <w:rsid w:val="00473321"/>
    <w:rsid w:val="004740E1"/>
    <w:rsid w:val="004748A8"/>
    <w:rsid w:val="00474C02"/>
    <w:rsid w:val="00474D92"/>
    <w:rsid w:val="00475350"/>
    <w:rsid w:val="0047632D"/>
    <w:rsid w:val="00476860"/>
    <w:rsid w:val="00476C0F"/>
    <w:rsid w:val="00477028"/>
    <w:rsid w:val="0047719E"/>
    <w:rsid w:val="004772B9"/>
    <w:rsid w:val="004778AA"/>
    <w:rsid w:val="00477CE4"/>
    <w:rsid w:val="0048004B"/>
    <w:rsid w:val="0048062A"/>
    <w:rsid w:val="00480699"/>
    <w:rsid w:val="00480D8F"/>
    <w:rsid w:val="00481224"/>
    <w:rsid w:val="0048250D"/>
    <w:rsid w:val="004826DF"/>
    <w:rsid w:val="004827B4"/>
    <w:rsid w:val="00483B67"/>
    <w:rsid w:val="00483F0B"/>
    <w:rsid w:val="0048460A"/>
    <w:rsid w:val="00484A37"/>
    <w:rsid w:val="00484EF0"/>
    <w:rsid w:val="00484F63"/>
    <w:rsid w:val="00485604"/>
    <w:rsid w:val="0048600A"/>
    <w:rsid w:val="004863E4"/>
    <w:rsid w:val="00486B3C"/>
    <w:rsid w:val="00487048"/>
    <w:rsid w:val="00487B15"/>
    <w:rsid w:val="00487CBF"/>
    <w:rsid w:val="00490A99"/>
    <w:rsid w:val="00490FE7"/>
    <w:rsid w:val="004917ED"/>
    <w:rsid w:val="004918FD"/>
    <w:rsid w:val="00491E70"/>
    <w:rsid w:val="0049201D"/>
    <w:rsid w:val="00493326"/>
    <w:rsid w:val="00493819"/>
    <w:rsid w:val="00494DBF"/>
    <w:rsid w:val="004952EC"/>
    <w:rsid w:val="0049553D"/>
    <w:rsid w:val="00495B1C"/>
    <w:rsid w:val="00495CCF"/>
    <w:rsid w:val="0049636E"/>
    <w:rsid w:val="00496461"/>
    <w:rsid w:val="004967E3"/>
    <w:rsid w:val="00497265"/>
    <w:rsid w:val="00497550"/>
    <w:rsid w:val="004A072A"/>
    <w:rsid w:val="004A0EEF"/>
    <w:rsid w:val="004A1098"/>
    <w:rsid w:val="004A238F"/>
    <w:rsid w:val="004A29B6"/>
    <w:rsid w:val="004A2B06"/>
    <w:rsid w:val="004A2B3D"/>
    <w:rsid w:val="004A5868"/>
    <w:rsid w:val="004A5D36"/>
    <w:rsid w:val="004A6070"/>
    <w:rsid w:val="004A62D2"/>
    <w:rsid w:val="004A6505"/>
    <w:rsid w:val="004A65D8"/>
    <w:rsid w:val="004A6806"/>
    <w:rsid w:val="004A6C6D"/>
    <w:rsid w:val="004A6D8C"/>
    <w:rsid w:val="004A6E8D"/>
    <w:rsid w:val="004A731D"/>
    <w:rsid w:val="004A754E"/>
    <w:rsid w:val="004A765C"/>
    <w:rsid w:val="004A7746"/>
    <w:rsid w:val="004A7A11"/>
    <w:rsid w:val="004A7CC0"/>
    <w:rsid w:val="004B016D"/>
    <w:rsid w:val="004B026E"/>
    <w:rsid w:val="004B0B53"/>
    <w:rsid w:val="004B1055"/>
    <w:rsid w:val="004B13F7"/>
    <w:rsid w:val="004B17B2"/>
    <w:rsid w:val="004B2057"/>
    <w:rsid w:val="004B2303"/>
    <w:rsid w:val="004B2345"/>
    <w:rsid w:val="004B2AB9"/>
    <w:rsid w:val="004B327E"/>
    <w:rsid w:val="004B32FB"/>
    <w:rsid w:val="004B356E"/>
    <w:rsid w:val="004B3E64"/>
    <w:rsid w:val="004B45D4"/>
    <w:rsid w:val="004B4C82"/>
    <w:rsid w:val="004B4C9C"/>
    <w:rsid w:val="004B537B"/>
    <w:rsid w:val="004B540C"/>
    <w:rsid w:val="004B542E"/>
    <w:rsid w:val="004B548D"/>
    <w:rsid w:val="004B5D8E"/>
    <w:rsid w:val="004B6197"/>
    <w:rsid w:val="004B6B66"/>
    <w:rsid w:val="004B70A9"/>
    <w:rsid w:val="004B718D"/>
    <w:rsid w:val="004B73AC"/>
    <w:rsid w:val="004B78C5"/>
    <w:rsid w:val="004B7B4D"/>
    <w:rsid w:val="004B7B8E"/>
    <w:rsid w:val="004B7D59"/>
    <w:rsid w:val="004C0C25"/>
    <w:rsid w:val="004C114D"/>
    <w:rsid w:val="004C14E8"/>
    <w:rsid w:val="004C1C99"/>
    <w:rsid w:val="004C1F95"/>
    <w:rsid w:val="004C3688"/>
    <w:rsid w:val="004C4ADA"/>
    <w:rsid w:val="004C538D"/>
    <w:rsid w:val="004C5E5C"/>
    <w:rsid w:val="004C6570"/>
    <w:rsid w:val="004C75CC"/>
    <w:rsid w:val="004C75FE"/>
    <w:rsid w:val="004D00B3"/>
    <w:rsid w:val="004D02CC"/>
    <w:rsid w:val="004D051F"/>
    <w:rsid w:val="004D07B6"/>
    <w:rsid w:val="004D0D03"/>
    <w:rsid w:val="004D1006"/>
    <w:rsid w:val="004D11AD"/>
    <w:rsid w:val="004D150D"/>
    <w:rsid w:val="004D15E7"/>
    <w:rsid w:val="004D16DF"/>
    <w:rsid w:val="004D1795"/>
    <w:rsid w:val="004D1C8B"/>
    <w:rsid w:val="004D1E73"/>
    <w:rsid w:val="004D28E2"/>
    <w:rsid w:val="004D2B99"/>
    <w:rsid w:val="004D3391"/>
    <w:rsid w:val="004D3D64"/>
    <w:rsid w:val="004D3F7B"/>
    <w:rsid w:val="004D4330"/>
    <w:rsid w:val="004D5593"/>
    <w:rsid w:val="004D5EB7"/>
    <w:rsid w:val="004D6097"/>
    <w:rsid w:val="004D67D9"/>
    <w:rsid w:val="004D7AC4"/>
    <w:rsid w:val="004D7D85"/>
    <w:rsid w:val="004E010B"/>
    <w:rsid w:val="004E013B"/>
    <w:rsid w:val="004E12AA"/>
    <w:rsid w:val="004E2505"/>
    <w:rsid w:val="004E2F14"/>
    <w:rsid w:val="004E3F59"/>
    <w:rsid w:val="004E4B27"/>
    <w:rsid w:val="004E4E76"/>
    <w:rsid w:val="004E556A"/>
    <w:rsid w:val="004E5E1E"/>
    <w:rsid w:val="004E6683"/>
    <w:rsid w:val="004E6BBC"/>
    <w:rsid w:val="004E709A"/>
    <w:rsid w:val="004E7879"/>
    <w:rsid w:val="004E7A88"/>
    <w:rsid w:val="004F1970"/>
    <w:rsid w:val="004F2544"/>
    <w:rsid w:val="004F25FA"/>
    <w:rsid w:val="004F2903"/>
    <w:rsid w:val="004F3096"/>
    <w:rsid w:val="004F318C"/>
    <w:rsid w:val="004F35FB"/>
    <w:rsid w:val="004F37C0"/>
    <w:rsid w:val="004F57EC"/>
    <w:rsid w:val="004F675D"/>
    <w:rsid w:val="004F6B80"/>
    <w:rsid w:val="00500C1E"/>
    <w:rsid w:val="005013EE"/>
    <w:rsid w:val="005015BB"/>
    <w:rsid w:val="00501B06"/>
    <w:rsid w:val="005029FA"/>
    <w:rsid w:val="005034B2"/>
    <w:rsid w:val="005049A1"/>
    <w:rsid w:val="00504B82"/>
    <w:rsid w:val="00505095"/>
    <w:rsid w:val="005054FD"/>
    <w:rsid w:val="005057D3"/>
    <w:rsid w:val="0050586E"/>
    <w:rsid w:val="005059ED"/>
    <w:rsid w:val="00505EA5"/>
    <w:rsid w:val="00506AA2"/>
    <w:rsid w:val="00506AE1"/>
    <w:rsid w:val="00506FBB"/>
    <w:rsid w:val="005070A7"/>
    <w:rsid w:val="00507184"/>
    <w:rsid w:val="00507662"/>
    <w:rsid w:val="005076CA"/>
    <w:rsid w:val="00512243"/>
    <w:rsid w:val="0051258F"/>
    <w:rsid w:val="00512648"/>
    <w:rsid w:val="0051271E"/>
    <w:rsid w:val="00512B24"/>
    <w:rsid w:val="00513484"/>
    <w:rsid w:val="00513657"/>
    <w:rsid w:val="00513928"/>
    <w:rsid w:val="00514100"/>
    <w:rsid w:val="00515159"/>
    <w:rsid w:val="00515EB6"/>
    <w:rsid w:val="0051619B"/>
    <w:rsid w:val="00516B3E"/>
    <w:rsid w:val="005172B4"/>
    <w:rsid w:val="00517776"/>
    <w:rsid w:val="00521733"/>
    <w:rsid w:val="00521FA2"/>
    <w:rsid w:val="00521FAA"/>
    <w:rsid w:val="0052223A"/>
    <w:rsid w:val="005223D4"/>
    <w:rsid w:val="00522CD0"/>
    <w:rsid w:val="00523242"/>
    <w:rsid w:val="00523780"/>
    <w:rsid w:val="00524492"/>
    <w:rsid w:val="005248AA"/>
    <w:rsid w:val="00524973"/>
    <w:rsid w:val="005252D3"/>
    <w:rsid w:val="00525EA8"/>
    <w:rsid w:val="00525EFE"/>
    <w:rsid w:val="00526FA9"/>
    <w:rsid w:val="005275DA"/>
    <w:rsid w:val="0053019F"/>
    <w:rsid w:val="005301C3"/>
    <w:rsid w:val="00530A9F"/>
    <w:rsid w:val="00531061"/>
    <w:rsid w:val="00531475"/>
    <w:rsid w:val="00531F23"/>
    <w:rsid w:val="00532355"/>
    <w:rsid w:val="00533D45"/>
    <w:rsid w:val="00534590"/>
    <w:rsid w:val="00535483"/>
    <w:rsid w:val="005357BD"/>
    <w:rsid w:val="005358CE"/>
    <w:rsid w:val="0053704A"/>
    <w:rsid w:val="005371B5"/>
    <w:rsid w:val="00537A2E"/>
    <w:rsid w:val="00537D10"/>
    <w:rsid w:val="00540211"/>
    <w:rsid w:val="0054048D"/>
    <w:rsid w:val="00540693"/>
    <w:rsid w:val="00540D2E"/>
    <w:rsid w:val="00540E66"/>
    <w:rsid w:val="00540EC3"/>
    <w:rsid w:val="0054122F"/>
    <w:rsid w:val="0054123B"/>
    <w:rsid w:val="00541474"/>
    <w:rsid w:val="0054168A"/>
    <w:rsid w:val="00541990"/>
    <w:rsid w:val="00543923"/>
    <w:rsid w:val="00543DB4"/>
    <w:rsid w:val="00543E2E"/>
    <w:rsid w:val="00544286"/>
    <w:rsid w:val="0054492A"/>
    <w:rsid w:val="00544B6D"/>
    <w:rsid w:val="005455A5"/>
    <w:rsid w:val="00546948"/>
    <w:rsid w:val="00547BA6"/>
    <w:rsid w:val="0055011B"/>
    <w:rsid w:val="00550129"/>
    <w:rsid w:val="005512FE"/>
    <w:rsid w:val="00551465"/>
    <w:rsid w:val="00551506"/>
    <w:rsid w:val="00551B8C"/>
    <w:rsid w:val="005523FF"/>
    <w:rsid w:val="00552A30"/>
    <w:rsid w:val="00552EC2"/>
    <w:rsid w:val="00554879"/>
    <w:rsid w:val="00554902"/>
    <w:rsid w:val="0055495B"/>
    <w:rsid w:val="00554E84"/>
    <w:rsid w:val="00555059"/>
    <w:rsid w:val="00555171"/>
    <w:rsid w:val="0055528A"/>
    <w:rsid w:val="00555468"/>
    <w:rsid w:val="0055569B"/>
    <w:rsid w:val="00555A33"/>
    <w:rsid w:val="00556B26"/>
    <w:rsid w:val="00556CE9"/>
    <w:rsid w:val="005575A2"/>
    <w:rsid w:val="00557633"/>
    <w:rsid w:val="00557653"/>
    <w:rsid w:val="005579E9"/>
    <w:rsid w:val="00557F95"/>
    <w:rsid w:val="00560DC7"/>
    <w:rsid w:val="00560EEA"/>
    <w:rsid w:val="00560EFC"/>
    <w:rsid w:val="00561E73"/>
    <w:rsid w:val="00561FF8"/>
    <w:rsid w:val="0056217A"/>
    <w:rsid w:val="00562291"/>
    <w:rsid w:val="00562627"/>
    <w:rsid w:val="005626B5"/>
    <w:rsid w:val="00562F08"/>
    <w:rsid w:val="00563652"/>
    <w:rsid w:val="00563E66"/>
    <w:rsid w:val="00563F04"/>
    <w:rsid w:val="005643E6"/>
    <w:rsid w:val="00565B52"/>
    <w:rsid w:val="00566DA7"/>
    <w:rsid w:val="00566EF3"/>
    <w:rsid w:val="00567471"/>
    <w:rsid w:val="00567480"/>
    <w:rsid w:val="005679FF"/>
    <w:rsid w:val="00570BC7"/>
    <w:rsid w:val="00571141"/>
    <w:rsid w:val="0057166A"/>
    <w:rsid w:val="00571EA0"/>
    <w:rsid w:val="00572205"/>
    <w:rsid w:val="00572299"/>
    <w:rsid w:val="00572578"/>
    <w:rsid w:val="005729DB"/>
    <w:rsid w:val="005729EA"/>
    <w:rsid w:val="00573F3F"/>
    <w:rsid w:val="005744F7"/>
    <w:rsid w:val="0057478A"/>
    <w:rsid w:val="005757E2"/>
    <w:rsid w:val="00576380"/>
    <w:rsid w:val="0057722D"/>
    <w:rsid w:val="005773FC"/>
    <w:rsid w:val="0058201D"/>
    <w:rsid w:val="005826D0"/>
    <w:rsid w:val="00583E17"/>
    <w:rsid w:val="0058415A"/>
    <w:rsid w:val="00584A05"/>
    <w:rsid w:val="00585572"/>
    <w:rsid w:val="005857E8"/>
    <w:rsid w:val="00585AF0"/>
    <w:rsid w:val="0058624B"/>
    <w:rsid w:val="0058654C"/>
    <w:rsid w:val="00586A04"/>
    <w:rsid w:val="00586B38"/>
    <w:rsid w:val="005877EB"/>
    <w:rsid w:val="00587FB4"/>
    <w:rsid w:val="005905BE"/>
    <w:rsid w:val="005907FB"/>
    <w:rsid w:val="0059165D"/>
    <w:rsid w:val="005920F1"/>
    <w:rsid w:val="005920F9"/>
    <w:rsid w:val="0059239A"/>
    <w:rsid w:val="005937A7"/>
    <w:rsid w:val="00593BB0"/>
    <w:rsid w:val="00594397"/>
    <w:rsid w:val="0059462E"/>
    <w:rsid w:val="00595438"/>
    <w:rsid w:val="00596449"/>
    <w:rsid w:val="00597671"/>
    <w:rsid w:val="005979FC"/>
    <w:rsid w:val="005A0025"/>
    <w:rsid w:val="005A069D"/>
    <w:rsid w:val="005A0720"/>
    <w:rsid w:val="005A0AD9"/>
    <w:rsid w:val="005A1190"/>
    <w:rsid w:val="005A11C1"/>
    <w:rsid w:val="005A145A"/>
    <w:rsid w:val="005A1482"/>
    <w:rsid w:val="005A1C5A"/>
    <w:rsid w:val="005A1E32"/>
    <w:rsid w:val="005A1E96"/>
    <w:rsid w:val="005A1F47"/>
    <w:rsid w:val="005A1F55"/>
    <w:rsid w:val="005A2064"/>
    <w:rsid w:val="005A3180"/>
    <w:rsid w:val="005A31C9"/>
    <w:rsid w:val="005A34DE"/>
    <w:rsid w:val="005A402D"/>
    <w:rsid w:val="005A4B27"/>
    <w:rsid w:val="005A4C38"/>
    <w:rsid w:val="005A4E70"/>
    <w:rsid w:val="005A5072"/>
    <w:rsid w:val="005A53F6"/>
    <w:rsid w:val="005A5724"/>
    <w:rsid w:val="005A5A44"/>
    <w:rsid w:val="005A6872"/>
    <w:rsid w:val="005A6BF1"/>
    <w:rsid w:val="005A7FDE"/>
    <w:rsid w:val="005B001C"/>
    <w:rsid w:val="005B0E79"/>
    <w:rsid w:val="005B15D9"/>
    <w:rsid w:val="005B1FA8"/>
    <w:rsid w:val="005B2EEE"/>
    <w:rsid w:val="005B45C6"/>
    <w:rsid w:val="005B556F"/>
    <w:rsid w:val="005B57BD"/>
    <w:rsid w:val="005B5B7B"/>
    <w:rsid w:val="005B5FCF"/>
    <w:rsid w:val="005B6BB1"/>
    <w:rsid w:val="005B6F66"/>
    <w:rsid w:val="005B6FB0"/>
    <w:rsid w:val="005B7125"/>
    <w:rsid w:val="005B72F8"/>
    <w:rsid w:val="005C0D61"/>
    <w:rsid w:val="005C176F"/>
    <w:rsid w:val="005C24C0"/>
    <w:rsid w:val="005C432C"/>
    <w:rsid w:val="005C5555"/>
    <w:rsid w:val="005C5C82"/>
    <w:rsid w:val="005C5DF9"/>
    <w:rsid w:val="005C5E2B"/>
    <w:rsid w:val="005C63A8"/>
    <w:rsid w:val="005C6930"/>
    <w:rsid w:val="005C75DC"/>
    <w:rsid w:val="005C79AE"/>
    <w:rsid w:val="005C7E0F"/>
    <w:rsid w:val="005D0ABA"/>
    <w:rsid w:val="005D0C6C"/>
    <w:rsid w:val="005D0F62"/>
    <w:rsid w:val="005D1377"/>
    <w:rsid w:val="005D1F63"/>
    <w:rsid w:val="005D2055"/>
    <w:rsid w:val="005D2C32"/>
    <w:rsid w:val="005D365A"/>
    <w:rsid w:val="005D3765"/>
    <w:rsid w:val="005D3AF3"/>
    <w:rsid w:val="005D3B69"/>
    <w:rsid w:val="005D3F73"/>
    <w:rsid w:val="005D64C5"/>
    <w:rsid w:val="005D70FF"/>
    <w:rsid w:val="005D7F3C"/>
    <w:rsid w:val="005E07D0"/>
    <w:rsid w:val="005E10BE"/>
    <w:rsid w:val="005E196D"/>
    <w:rsid w:val="005E2149"/>
    <w:rsid w:val="005E2F35"/>
    <w:rsid w:val="005E4218"/>
    <w:rsid w:val="005E476B"/>
    <w:rsid w:val="005E4A75"/>
    <w:rsid w:val="005E4B07"/>
    <w:rsid w:val="005E4C54"/>
    <w:rsid w:val="005E5381"/>
    <w:rsid w:val="005E5790"/>
    <w:rsid w:val="005E5851"/>
    <w:rsid w:val="005E638D"/>
    <w:rsid w:val="005E64A1"/>
    <w:rsid w:val="005E68BC"/>
    <w:rsid w:val="005E69CC"/>
    <w:rsid w:val="005E6E07"/>
    <w:rsid w:val="005E7321"/>
    <w:rsid w:val="005E79DC"/>
    <w:rsid w:val="005F042C"/>
    <w:rsid w:val="005F184A"/>
    <w:rsid w:val="005F2288"/>
    <w:rsid w:val="005F2E25"/>
    <w:rsid w:val="005F353F"/>
    <w:rsid w:val="005F3931"/>
    <w:rsid w:val="005F43EC"/>
    <w:rsid w:val="005F4B37"/>
    <w:rsid w:val="005F4B58"/>
    <w:rsid w:val="005F540A"/>
    <w:rsid w:val="005F5B7E"/>
    <w:rsid w:val="005F67C9"/>
    <w:rsid w:val="005F6A23"/>
    <w:rsid w:val="005F6C35"/>
    <w:rsid w:val="005F6D6C"/>
    <w:rsid w:val="005F7287"/>
    <w:rsid w:val="005F73D9"/>
    <w:rsid w:val="005F7608"/>
    <w:rsid w:val="005F79BC"/>
    <w:rsid w:val="006003E9"/>
    <w:rsid w:val="00601C17"/>
    <w:rsid w:val="00601E44"/>
    <w:rsid w:val="00601F3D"/>
    <w:rsid w:val="00601F94"/>
    <w:rsid w:val="00602071"/>
    <w:rsid w:val="00602A29"/>
    <w:rsid w:val="0060328B"/>
    <w:rsid w:val="00603827"/>
    <w:rsid w:val="00603AC7"/>
    <w:rsid w:val="00603BD6"/>
    <w:rsid w:val="00603DF9"/>
    <w:rsid w:val="00603E9C"/>
    <w:rsid w:val="00604198"/>
    <w:rsid w:val="0060421F"/>
    <w:rsid w:val="00604238"/>
    <w:rsid w:val="00604693"/>
    <w:rsid w:val="0060478B"/>
    <w:rsid w:val="00604F15"/>
    <w:rsid w:val="00605043"/>
    <w:rsid w:val="0060513B"/>
    <w:rsid w:val="00605ADE"/>
    <w:rsid w:val="00606E6B"/>
    <w:rsid w:val="00607641"/>
    <w:rsid w:val="0060765A"/>
    <w:rsid w:val="006079C2"/>
    <w:rsid w:val="00607A31"/>
    <w:rsid w:val="00607B53"/>
    <w:rsid w:val="0061018E"/>
    <w:rsid w:val="006117F6"/>
    <w:rsid w:val="00611D98"/>
    <w:rsid w:val="00612273"/>
    <w:rsid w:val="0061288B"/>
    <w:rsid w:val="00612A54"/>
    <w:rsid w:val="00612A95"/>
    <w:rsid w:val="00612C8A"/>
    <w:rsid w:val="00612FCF"/>
    <w:rsid w:val="0061340A"/>
    <w:rsid w:val="006137AE"/>
    <w:rsid w:val="00614D52"/>
    <w:rsid w:val="006159A1"/>
    <w:rsid w:val="00615ED8"/>
    <w:rsid w:val="00615EE0"/>
    <w:rsid w:val="00615F31"/>
    <w:rsid w:val="00616276"/>
    <w:rsid w:val="0061675C"/>
    <w:rsid w:val="00617098"/>
    <w:rsid w:val="00617524"/>
    <w:rsid w:val="0061777E"/>
    <w:rsid w:val="00617EAE"/>
    <w:rsid w:val="00620158"/>
    <w:rsid w:val="0062058A"/>
    <w:rsid w:val="00620D2A"/>
    <w:rsid w:val="006211B4"/>
    <w:rsid w:val="0062145F"/>
    <w:rsid w:val="006224FD"/>
    <w:rsid w:val="00622542"/>
    <w:rsid w:val="00622910"/>
    <w:rsid w:val="00622F4E"/>
    <w:rsid w:val="00623641"/>
    <w:rsid w:val="00625328"/>
    <w:rsid w:val="00625866"/>
    <w:rsid w:val="00625A18"/>
    <w:rsid w:val="00626081"/>
    <w:rsid w:val="00626FFD"/>
    <w:rsid w:val="0062740B"/>
    <w:rsid w:val="006279E1"/>
    <w:rsid w:val="006308FC"/>
    <w:rsid w:val="00630AE7"/>
    <w:rsid w:val="0063200A"/>
    <w:rsid w:val="006328F8"/>
    <w:rsid w:val="00632977"/>
    <w:rsid w:val="00632BF0"/>
    <w:rsid w:val="00632D35"/>
    <w:rsid w:val="006334DC"/>
    <w:rsid w:val="0063381B"/>
    <w:rsid w:val="00633834"/>
    <w:rsid w:val="0063452A"/>
    <w:rsid w:val="006348BD"/>
    <w:rsid w:val="0063493D"/>
    <w:rsid w:val="00634FE4"/>
    <w:rsid w:val="00635303"/>
    <w:rsid w:val="00635719"/>
    <w:rsid w:val="00636266"/>
    <w:rsid w:val="006366DE"/>
    <w:rsid w:val="00636837"/>
    <w:rsid w:val="00637218"/>
    <w:rsid w:val="00637302"/>
    <w:rsid w:val="006377EC"/>
    <w:rsid w:val="006379F3"/>
    <w:rsid w:val="00637D90"/>
    <w:rsid w:val="00640391"/>
    <w:rsid w:val="006410C6"/>
    <w:rsid w:val="00642290"/>
    <w:rsid w:val="00642810"/>
    <w:rsid w:val="00642F34"/>
    <w:rsid w:val="00642F43"/>
    <w:rsid w:val="00643355"/>
    <w:rsid w:val="006441EA"/>
    <w:rsid w:val="00644326"/>
    <w:rsid w:val="00644AD0"/>
    <w:rsid w:val="00645483"/>
    <w:rsid w:val="00645F11"/>
    <w:rsid w:val="00647E0A"/>
    <w:rsid w:val="006505E0"/>
    <w:rsid w:val="0065084D"/>
    <w:rsid w:val="00651752"/>
    <w:rsid w:val="00651B16"/>
    <w:rsid w:val="0065221A"/>
    <w:rsid w:val="006524B8"/>
    <w:rsid w:val="006527A9"/>
    <w:rsid w:val="00652F85"/>
    <w:rsid w:val="00653E03"/>
    <w:rsid w:val="00653F17"/>
    <w:rsid w:val="006551A9"/>
    <w:rsid w:val="00655A30"/>
    <w:rsid w:val="00655A4D"/>
    <w:rsid w:val="00655F75"/>
    <w:rsid w:val="0065621A"/>
    <w:rsid w:val="00656F28"/>
    <w:rsid w:val="00657DAD"/>
    <w:rsid w:val="00660306"/>
    <w:rsid w:val="0066136F"/>
    <w:rsid w:val="00661DA2"/>
    <w:rsid w:val="00661E3F"/>
    <w:rsid w:val="00661F2F"/>
    <w:rsid w:val="0066267A"/>
    <w:rsid w:val="00662691"/>
    <w:rsid w:val="006640DF"/>
    <w:rsid w:val="006642FD"/>
    <w:rsid w:val="00664620"/>
    <w:rsid w:val="00664853"/>
    <w:rsid w:val="00664EC4"/>
    <w:rsid w:val="00665443"/>
    <w:rsid w:val="00665BA7"/>
    <w:rsid w:val="00665BB6"/>
    <w:rsid w:val="006666C3"/>
    <w:rsid w:val="00666E7B"/>
    <w:rsid w:val="00667001"/>
    <w:rsid w:val="006671C2"/>
    <w:rsid w:val="00667578"/>
    <w:rsid w:val="0066789A"/>
    <w:rsid w:val="00667B41"/>
    <w:rsid w:val="00667D09"/>
    <w:rsid w:val="00670A9C"/>
    <w:rsid w:val="00670CEF"/>
    <w:rsid w:val="00671E13"/>
    <w:rsid w:val="00671F65"/>
    <w:rsid w:val="0067273C"/>
    <w:rsid w:val="0067328A"/>
    <w:rsid w:val="006740E7"/>
    <w:rsid w:val="00674B05"/>
    <w:rsid w:val="00674BBF"/>
    <w:rsid w:val="00675367"/>
    <w:rsid w:val="00675568"/>
    <w:rsid w:val="0067556B"/>
    <w:rsid w:val="0067620E"/>
    <w:rsid w:val="00676E8D"/>
    <w:rsid w:val="0067705B"/>
    <w:rsid w:val="00680058"/>
    <w:rsid w:val="006805B2"/>
    <w:rsid w:val="00680EEE"/>
    <w:rsid w:val="00680FAD"/>
    <w:rsid w:val="00681520"/>
    <w:rsid w:val="00681781"/>
    <w:rsid w:val="00681E28"/>
    <w:rsid w:val="0068203E"/>
    <w:rsid w:val="006828E6"/>
    <w:rsid w:val="00683072"/>
    <w:rsid w:val="00683391"/>
    <w:rsid w:val="00684118"/>
    <w:rsid w:val="00684253"/>
    <w:rsid w:val="00684533"/>
    <w:rsid w:val="00684D2A"/>
    <w:rsid w:val="00684E8C"/>
    <w:rsid w:val="006852EA"/>
    <w:rsid w:val="006862C5"/>
    <w:rsid w:val="00686610"/>
    <w:rsid w:val="00686CF9"/>
    <w:rsid w:val="00686DBA"/>
    <w:rsid w:val="00687070"/>
    <w:rsid w:val="0068796F"/>
    <w:rsid w:val="00687EA6"/>
    <w:rsid w:val="00690161"/>
    <w:rsid w:val="0069059D"/>
    <w:rsid w:val="00690BF0"/>
    <w:rsid w:val="00690F6D"/>
    <w:rsid w:val="0069116B"/>
    <w:rsid w:val="00691530"/>
    <w:rsid w:val="006915FB"/>
    <w:rsid w:val="0069165D"/>
    <w:rsid w:val="006922C3"/>
    <w:rsid w:val="0069255D"/>
    <w:rsid w:val="006935F6"/>
    <w:rsid w:val="00693703"/>
    <w:rsid w:val="0069372B"/>
    <w:rsid w:val="00693918"/>
    <w:rsid w:val="00694032"/>
    <w:rsid w:val="0069404F"/>
    <w:rsid w:val="0069439E"/>
    <w:rsid w:val="006944CF"/>
    <w:rsid w:val="00694F34"/>
    <w:rsid w:val="006956FF"/>
    <w:rsid w:val="00696353"/>
    <w:rsid w:val="00696591"/>
    <w:rsid w:val="00696625"/>
    <w:rsid w:val="00696E79"/>
    <w:rsid w:val="00697068"/>
    <w:rsid w:val="00697931"/>
    <w:rsid w:val="006A0B64"/>
    <w:rsid w:val="006A0C47"/>
    <w:rsid w:val="006A1656"/>
    <w:rsid w:val="006A1802"/>
    <w:rsid w:val="006A1AA1"/>
    <w:rsid w:val="006A26FA"/>
    <w:rsid w:val="006A2D6F"/>
    <w:rsid w:val="006A2DA9"/>
    <w:rsid w:val="006A2E84"/>
    <w:rsid w:val="006A394D"/>
    <w:rsid w:val="006A3C9D"/>
    <w:rsid w:val="006A44A5"/>
    <w:rsid w:val="006A4EC2"/>
    <w:rsid w:val="006A5287"/>
    <w:rsid w:val="006A52EF"/>
    <w:rsid w:val="006A539D"/>
    <w:rsid w:val="006A555B"/>
    <w:rsid w:val="006A6175"/>
    <w:rsid w:val="006A68D4"/>
    <w:rsid w:val="006A6ACE"/>
    <w:rsid w:val="006A71C1"/>
    <w:rsid w:val="006A79EA"/>
    <w:rsid w:val="006A7B15"/>
    <w:rsid w:val="006B0344"/>
    <w:rsid w:val="006B08E4"/>
    <w:rsid w:val="006B1B0C"/>
    <w:rsid w:val="006B2687"/>
    <w:rsid w:val="006B29EC"/>
    <w:rsid w:val="006B3341"/>
    <w:rsid w:val="006B3755"/>
    <w:rsid w:val="006B3DF8"/>
    <w:rsid w:val="006B436B"/>
    <w:rsid w:val="006B4393"/>
    <w:rsid w:val="006B46FE"/>
    <w:rsid w:val="006B4C32"/>
    <w:rsid w:val="006B4FC2"/>
    <w:rsid w:val="006B5018"/>
    <w:rsid w:val="006B5056"/>
    <w:rsid w:val="006B52D3"/>
    <w:rsid w:val="006B5936"/>
    <w:rsid w:val="006B70F3"/>
    <w:rsid w:val="006B76DA"/>
    <w:rsid w:val="006B796B"/>
    <w:rsid w:val="006C076D"/>
    <w:rsid w:val="006C0DD5"/>
    <w:rsid w:val="006C0EBB"/>
    <w:rsid w:val="006C13F0"/>
    <w:rsid w:val="006C22A4"/>
    <w:rsid w:val="006C255C"/>
    <w:rsid w:val="006C2ACB"/>
    <w:rsid w:val="006C2AED"/>
    <w:rsid w:val="006C39C9"/>
    <w:rsid w:val="006C3D5D"/>
    <w:rsid w:val="006C3F51"/>
    <w:rsid w:val="006C4206"/>
    <w:rsid w:val="006C484C"/>
    <w:rsid w:val="006C4A81"/>
    <w:rsid w:val="006C5B4B"/>
    <w:rsid w:val="006C6838"/>
    <w:rsid w:val="006C72E1"/>
    <w:rsid w:val="006D0CA2"/>
    <w:rsid w:val="006D0D7D"/>
    <w:rsid w:val="006D1346"/>
    <w:rsid w:val="006D176E"/>
    <w:rsid w:val="006D215D"/>
    <w:rsid w:val="006D28C6"/>
    <w:rsid w:val="006D4914"/>
    <w:rsid w:val="006D5820"/>
    <w:rsid w:val="006D5953"/>
    <w:rsid w:val="006D66DE"/>
    <w:rsid w:val="006D6F72"/>
    <w:rsid w:val="006D7063"/>
    <w:rsid w:val="006D7227"/>
    <w:rsid w:val="006D75C5"/>
    <w:rsid w:val="006D77A0"/>
    <w:rsid w:val="006D783B"/>
    <w:rsid w:val="006D7FF3"/>
    <w:rsid w:val="006E0B65"/>
    <w:rsid w:val="006E11E2"/>
    <w:rsid w:val="006E154B"/>
    <w:rsid w:val="006E1F0E"/>
    <w:rsid w:val="006E1F30"/>
    <w:rsid w:val="006E2099"/>
    <w:rsid w:val="006E20EF"/>
    <w:rsid w:val="006E2657"/>
    <w:rsid w:val="006E2E35"/>
    <w:rsid w:val="006E3574"/>
    <w:rsid w:val="006E3704"/>
    <w:rsid w:val="006E46A4"/>
    <w:rsid w:val="006E493B"/>
    <w:rsid w:val="006E589D"/>
    <w:rsid w:val="006E5C95"/>
    <w:rsid w:val="006E6DB4"/>
    <w:rsid w:val="006E6FD1"/>
    <w:rsid w:val="006E70BF"/>
    <w:rsid w:val="006E7531"/>
    <w:rsid w:val="006E7555"/>
    <w:rsid w:val="006E7631"/>
    <w:rsid w:val="006F0228"/>
    <w:rsid w:val="006F0F2F"/>
    <w:rsid w:val="006F0FF8"/>
    <w:rsid w:val="006F1967"/>
    <w:rsid w:val="006F1AB6"/>
    <w:rsid w:val="006F266F"/>
    <w:rsid w:val="006F278F"/>
    <w:rsid w:val="006F28E4"/>
    <w:rsid w:val="006F2F24"/>
    <w:rsid w:val="006F327B"/>
    <w:rsid w:val="006F3353"/>
    <w:rsid w:val="006F3653"/>
    <w:rsid w:val="006F3AA1"/>
    <w:rsid w:val="006F3AA3"/>
    <w:rsid w:val="006F3B8E"/>
    <w:rsid w:val="006F3CA6"/>
    <w:rsid w:val="006F4068"/>
    <w:rsid w:val="006F4152"/>
    <w:rsid w:val="006F4E58"/>
    <w:rsid w:val="006F5EEA"/>
    <w:rsid w:val="006F6251"/>
    <w:rsid w:val="006F69D3"/>
    <w:rsid w:val="006F7114"/>
    <w:rsid w:val="006F79A6"/>
    <w:rsid w:val="00701055"/>
    <w:rsid w:val="00701317"/>
    <w:rsid w:val="007020AE"/>
    <w:rsid w:val="00702B4D"/>
    <w:rsid w:val="0070381E"/>
    <w:rsid w:val="007039A1"/>
    <w:rsid w:val="00703E6D"/>
    <w:rsid w:val="0070417A"/>
    <w:rsid w:val="007047D3"/>
    <w:rsid w:val="00706483"/>
    <w:rsid w:val="00707604"/>
    <w:rsid w:val="00707A42"/>
    <w:rsid w:val="00707E0E"/>
    <w:rsid w:val="00707F3A"/>
    <w:rsid w:val="00707F46"/>
    <w:rsid w:val="00710222"/>
    <w:rsid w:val="007103D3"/>
    <w:rsid w:val="00711413"/>
    <w:rsid w:val="007114AB"/>
    <w:rsid w:val="007116E3"/>
    <w:rsid w:val="00711CA4"/>
    <w:rsid w:val="00712626"/>
    <w:rsid w:val="007132E2"/>
    <w:rsid w:val="0071418D"/>
    <w:rsid w:val="00714C81"/>
    <w:rsid w:val="00716B8E"/>
    <w:rsid w:val="00720BA7"/>
    <w:rsid w:val="00720DE9"/>
    <w:rsid w:val="00721097"/>
    <w:rsid w:val="00721919"/>
    <w:rsid w:val="007225CF"/>
    <w:rsid w:val="00722DDD"/>
    <w:rsid w:val="00723853"/>
    <w:rsid w:val="007243F6"/>
    <w:rsid w:val="007247FC"/>
    <w:rsid w:val="00724AE5"/>
    <w:rsid w:val="007254DE"/>
    <w:rsid w:val="00725F7A"/>
    <w:rsid w:val="007304F6"/>
    <w:rsid w:val="00730509"/>
    <w:rsid w:val="00730F43"/>
    <w:rsid w:val="007312D5"/>
    <w:rsid w:val="00731EA7"/>
    <w:rsid w:val="0073228B"/>
    <w:rsid w:val="007324F7"/>
    <w:rsid w:val="007329BD"/>
    <w:rsid w:val="00732A47"/>
    <w:rsid w:val="00733FB9"/>
    <w:rsid w:val="007345B5"/>
    <w:rsid w:val="00734863"/>
    <w:rsid w:val="007348C2"/>
    <w:rsid w:val="0073539B"/>
    <w:rsid w:val="00735BA7"/>
    <w:rsid w:val="00735C5A"/>
    <w:rsid w:val="00736945"/>
    <w:rsid w:val="007379C4"/>
    <w:rsid w:val="00741293"/>
    <w:rsid w:val="0074129B"/>
    <w:rsid w:val="0074212A"/>
    <w:rsid w:val="00742470"/>
    <w:rsid w:val="00743C40"/>
    <w:rsid w:val="0074475E"/>
    <w:rsid w:val="007448AE"/>
    <w:rsid w:val="007448B8"/>
    <w:rsid w:val="00744B87"/>
    <w:rsid w:val="00746281"/>
    <w:rsid w:val="00746448"/>
    <w:rsid w:val="00746724"/>
    <w:rsid w:val="0074753A"/>
    <w:rsid w:val="00747DCC"/>
    <w:rsid w:val="007500D3"/>
    <w:rsid w:val="00750406"/>
    <w:rsid w:val="0075068B"/>
    <w:rsid w:val="007509E3"/>
    <w:rsid w:val="00750B58"/>
    <w:rsid w:val="00750F8D"/>
    <w:rsid w:val="00751685"/>
    <w:rsid w:val="007525A9"/>
    <w:rsid w:val="00752676"/>
    <w:rsid w:val="00752FDB"/>
    <w:rsid w:val="007538DA"/>
    <w:rsid w:val="00753F9D"/>
    <w:rsid w:val="0075480B"/>
    <w:rsid w:val="00754A27"/>
    <w:rsid w:val="00754A7C"/>
    <w:rsid w:val="007551F4"/>
    <w:rsid w:val="007556C5"/>
    <w:rsid w:val="00755F0F"/>
    <w:rsid w:val="00756106"/>
    <w:rsid w:val="00756683"/>
    <w:rsid w:val="0075680C"/>
    <w:rsid w:val="00760E9F"/>
    <w:rsid w:val="00760FE3"/>
    <w:rsid w:val="00761491"/>
    <w:rsid w:val="00761A48"/>
    <w:rsid w:val="00761B75"/>
    <w:rsid w:val="0076268E"/>
    <w:rsid w:val="0076289C"/>
    <w:rsid w:val="00762FE2"/>
    <w:rsid w:val="00763C67"/>
    <w:rsid w:val="007640E4"/>
    <w:rsid w:val="0076423F"/>
    <w:rsid w:val="0076474B"/>
    <w:rsid w:val="00766191"/>
    <w:rsid w:val="0076681B"/>
    <w:rsid w:val="00766C3C"/>
    <w:rsid w:val="00767411"/>
    <w:rsid w:val="00767921"/>
    <w:rsid w:val="00767B1A"/>
    <w:rsid w:val="0077010A"/>
    <w:rsid w:val="00770228"/>
    <w:rsid w:val="0077070B"/>
    <w:rsid w:val="00771F07"/>
    <w:rsid w:val="007727D7"/>
    <w:rsid w:val="00773BA6"/>
    <w:rsid w:val="00773FC6"/>
    <w:rsid w:val="0077493B"/>
    <w:rsid w:val="00774A8B"/>
    <w:rsid w:val="00774E23"/>
    <w:rsid w:val="00775EBC"/>
    <w:rsid w:val="0077629A"/>
    <w:rsid w:val="00776C62"/>
    <w:rsid w:val="00776F2D"/>
    <w:rsid w:val="007776C4"/>
    <w:rsid w:val="007778C6"/>
    <w:rsid w:val="00777C83"/>
    <w:rsid w:val="00777EFF"/>
    <w:rsid w:val="00780628"/>
    <w:rsid w:val="00780EC0"/>
    <w:rsid w:val="00781141"/>
    <w:rsid w:val="00781BC7"/>
    <w:rsid w:val="00781FE1"/>
    <w:rsid w:val="0078220E"/>
    <w:rsid w:val="00782E33"/>
    <w:rsid w:val="0078353D"/>
    <w:rsid w:val="00783FD3"/>
    <w:rsid w:val="0078431B"/>
    <w:rsid w:val="007846F0"/>
    <w:rsid w:val="00784721"/>
    <w:rsid w:val="00784DAC"/>
    <w:rsid w:val="0078519A"/>
    <w:rsid w:val="00785249"/>
    <w:rsid w:val="00785269"/>
    <w:rsid w:val="00785382"/>
    <w:rsid w:val="007854E9"/>
    <w:rsid w:val="00785B36"/>
    <w:rsid w:val="007867C4"/>
    <w:rsid w:val="00786DD0"/>
    <w:rsid w:val="00787660"/>
    <w:rsid w:val="0079038D"/>
    <w:rsid w:val="00790616"/>
    <w:rsid w:val="00790BC6"/>
    <w:rsid w:val="00791536"/>
    <w:rsid w:val="00791547"/>
    <w:rsid w:val="00791B67"/>
    <w:rsid w:val="00791C2F"/>
    <w:rsid w:val="00791CA9"/>
    <w:rsid w:val="00791DCF"/>
    <w:rsid w:val="00792012"/>
    <w:rsid w:val="0079274F"/>
    <w:rsid w:val="007927E6"/>
    <w:rsid w:val="00792B07"/>
    <w:rsid w:val="00792D78"/>
    <w:rsid w:val="007930C2"/>
    <w:rsid w:val="00793551"/>
    <w:rsid w:val="007937BE"/>
    <w:rsid w:val="00793A9F"/>
    <w:rsid w:val="00793CC7"/>
    <w:rsid w:val="00794B99"/>
    <w:rsid w:val="00794F15"/>
    <w:rsid w:val="007956C9"/>
    <w:rsid w:val="007957CF"/>
    <w:rsid w:val="00795871"/>
    <w:rsid w:val="00795900"/>
    <w:rsid w:val="00795D1B"/>
    <w:rsid w:val="00795FD2"/>
    <w:rsid w:val="00796318"/>
    <w:rsid w:val="0079636F"/>
    <w:rsid w:val="00796A2F"/>
    <w:rsid w:val="007977DE"/>
    <w:rsid w:val="007A01CB"/>
    <w:rsid w:val="007A031F"/>
    <w:rsid w:val="007A0683"/>
    <w:rsid w:val="007A06AB"/>
    <w:rsid w:val="007A0DB2"/>
    <w:rsid w:val="007A0F37"/>
    <w:rsid w:val="007A15F8"/>
    <w:rsid w:val="007A1C5E"/>
    <w:rsid w:val="007A2358"/>
    <w:rsid w:val="007A25F0"/>
    <w:rsid w:val="007A27AB"/>
    <w:rsid w:val="007A288C"/>
    <w:rsid w:val="007A2930"/>
    <w:rsid w:val="007A371E"/>
    <w:rsid w:val="007A39FF"/>
    <w:rsid w:val="007A3ED1"/>
    <w:rsid w:val="007A43B6"/>
    <w:rsid w:val="007A4822"/>
    <w:rsid w:val="007A487D"/>
    <w:rsid w:val="007A5D43"/>
    <w:rsid w:val="007A5DB2"/>
    <w:rsid w:val="007A5F93"/>
    <w:rsid w:val="007A60A2"/>
    <w:rsid w:val="007A617A"/>
    <w:rsid w:val="007B01F3"/>
    <w:rsid w:val="007B0560"/>
    <w:rsid w:val="007B09B4"/>
    <w:rsid w:val="007B0B59"/>
    <w:rsid w:val="007B24F3"/>
    <w:rsid w:val="007B2C92"/>
    <w:rsid w:val="007B3973"/>
    <w:rsid w:val="007B3C0E"/>
    <w:rsid w:val="007B3C7A"/>
    <w:rsid w:val="007B3CA7"/>
    <w:rsid w:val="007B5651"/>
    <w:rsid w:val="007B5FC1"/>
    <w:rsid w:val="007B63B8"/>
    <w:rsid w:val="007B6506"/>
    <w:rsid w:val="007B6524"/>
    <w:rsid w:val="007B77FA"/>
    <w:rsid w:val="007B7A82"/>
    <w:rsid w:val="007B7B89"/>
    <w:rsid w:val="007B7DF9"/>
    <w:rsid w:val="007B7EA0"/>
    <w:rsid w:val="007C0007"/>
    <w:rsid w:val="007C00BA"/>
    <w:rsid w:val="007C176D"/>
    <w:rsid w:val="007C186E"/>
    <w:rsid w:val="007C1BD3"/>
    <w:rsid w:val="007C1F46"/>
    <w:rsid w:val="007C1FD9"/>
    <w:rsid w:val="007C22F1"/>
    <w:rsid w:val="007C2758"/>
    <w:rsid w:val="007C2820"/>
    <w:rsid w:val="007C2BF6"/>
    <w:rsid w:val="007C3D3E"/>
    <w:rsid w:val="007C5380"/>
    <w:rsid w:val="007C56C0"/>
    <w:rsid w:val="007C5CE4"/>
    <w:rsid w:val="007C6936"/>
    <w:rsid w:val="007C6E91"/>
    <w:rsid w:val="007C7698"/>
    <w:rsid w:val="007C7BBF"/>
    <w:rsid w:val="007C7ED1"/>
    <w:rsid w:val="007D1289"/>
    <w:rsid w:val="007D2795"/>
    <w:rsid w:val="007D291C"/>
    <w:rsid w:val="007D2D03"/>
    <w:rsid w:val="007D3D56"/>
    <w:rsid w:val="007D43D8"/>
    <w:rsid w:val="007D48E4"/>
    <w:rsid w:val="007D4BDE"/>
    <w:rsid w:val="007D606E"/>
    <w:rsid w:val="007D6A50"/>
    <w:rsid w:val="007D6A7C"/>
    <w:rsid w:val="007D7736"/>
    <w:rsid w:val="007D77D4"/>
    <w:rsid w:val="007D7B5C"/>
    <w:rsid w:val="007E0109"/>
    <w:rsid w:val="007E01E3"/>
    <w:rsid w:val="007E0752"/>
    <w:rsid w:val="007E1C19"/>
    <w:rsid w:val="007E1EF9"/>
    <w:rsid w:val="007E2E79"/>
    <w:rsid w:val="007E2F53"/>
    <w:rsid w:val="007E3330"/>
    <w:rsid w:val="007E5A35"/>
    <w:rsid w:val="007E6396"/>
    <w:rsid w:val="007E642C"/>
    <w:rsid w:val="007E6EAB"/>
    <w:rsid w:val="007E771E"/>
    <w:rsid w:val="007F075F"/>
    <w:rsid w:val="007F07C8"/>
    <w:rsid w:val="007F07EC"/>
    <w:rsid w:val="007F0E13"/>
    <w:rsid w:val="007F1F49"/>
    <w:rsid w:val="007F2553"/>
    <w:rsid w:val="007F25B4"/>
    <w:rsid w:val="007F2935"/>
    <w:rsid w:val="007F3425"/>
    <w:rsid w:val="007F40F6"/>
    <w:rsid w:val="007F5036"/>
    <w:rsid w:val="007F523D"/>
    <w:rsid w:val="007F5D23"/>
    <w:rsid w:val="007F6C20"/>
    <w:rsid w:val="007F6DE5"/>
    <w:rsid w:val="007F74A2"/>
    <w:rsid w:val="007F7739"/>
    <w:rsid w:val="007F781C"/>
    <w:rsid w:val="007F795D"/>
    <w:rsid w:val="007F7BFA"/>
    <w:rsid w:val="007F7C2D"/>
    <w:rsid w:val="007F7D15"/>
    <w:rsid w:val="007F7EE3"/>
    <w:rsid w:val="008009E7"/>
    <w:rsid w:val="00800A15"/>
    <w:rsid w:val="0080133E"/>
    <w:rsid w:val="008013A2"/>
    <w:rsid w:val="0080199C"/>
    <w:rsid w:val="00801AA7"/>
    <w:rsid w:val="008023DB"/>
    <w:rsid w:val="00802A6E"/>
    <w:rsid w:val="00802CD0"/>
    <w:rsid w:val="00802F92"/>
    <w:rsid w:val="00803425"/>
    <w:rsid w:val="008042BF"/>
    <w:rsid w:val="00804DD1"/>
    <w:rsid w:val="00805911"/>
    <w:rsid w:val="00805B1F"/>
    <w:rsid w:val="00805E1F"/>
    <w:rsid w:val="00806539"/>
    <w:rsid w:val="00807238"/>
    <w:rsid w:val="008073A2"/>
    <w:rsid w:val="00807783"/>
    <w:rsid w:val="0081009A"/>
    <w:rsid w:val="0081030D"/>
    <w:rsid w:val="00810420"/>
    <w:rsid w:val="00810493"/>
    <w:rsid w:val="00811196"/>
    <w:rsid w:val="00811431"/>
    <w:rsid w:val="00812F6B"/>
    <w:rsid w:val="00813862"/>
    <w:rsid w:val="00814188"/>
    <w:rsid w:val="008143D8"/>
    <w:rsid w:val="00814D83"/>
    <w:rsid w:val="008151E0"/>
    <w:rsid w:val="00815A09"/>
    <w:rsid w:val="00815A8C"/>
    <w:rsid w:val="00816146"/>
    <w:rsid w:val="00816722"/>
    <w:rsid w:val="00816FB2"/>
    <w:rsid w:val="008170DF"/>
    <w:rsid w:val="00817567"/>
    <w:rsid w:val="008200DA"/>
    <w:rsid w:val="00820363"/>
    <w:rsid w:val="00820A89"/>
    <w:rsid w:val="0082119D"/>
    <w:rsid w:val="00821905"/>
    <w:rsid w:val="00821DC8"/>
    <w:rsid w:val="00822783"/>
    <w:rsid w:val="00825057"/>
    <w:rsid w:val="00825BAD"/>
    <w:rsid w:val="0082708B"/>
    <w:rsid w:val="008276DE"/>
    <w:rsid w:val="008300EF"/>
    <w:rsid w:val="00830685"/>
    <w:rsid w:val="0083139D"/>
    <w:rsid w:val="00831FA8"/>
    <w:rsid w:val="00832112"/>
    <w:rsid w:val="008321A5"/>
    <w:rsid w:val="00832C88"/>
    <w:rsid w:val="00833A74"/>
    <w:rsid w:val="008340CA"/>
    <w:rsid w:val="00834331"/>
    <w:rsid w:val="008346A0"/>
    <w:rsid w:val="008347D5"/>
    <w:rsid w:val="0083496D"/>
    <w:rsid w:val="008355B6"/>
    <w:rsid w:val="008362D4"/>
    <w:rsid w:val="00836310"/>
    <w:rsid w:val="00836527"/>
    <w:rsid w:val="0083653A"/>
    <w:rsid w:val="00837B0B"/>
    <w:rsid w:val="00837C65"/>
    <w:rsid w:val="00840157"/>
    <w:rsid w:val="008403A7"/>
    <w:rsid w:val="008403D5"/>
    <w:rsid w:val="00840AD8"/>
    <w:rsid w:val="00841338"/>
    <w:rsid w:val="00841D52"/>
    <w:rsid w:val="00842134"/>
    <w:rsid w:val="00842288"/>
    <w:rsid w:val="00842361"/>
    <w:rsid w:val="00842C58"/>
    <w:rsid w:val="00842DD2"/>
    <w:rsid w:val="0084330B"/>
    <w:rsid w:val="0084397D"/>
    <w:rsid w:val="00844015"/>
    <w:rsid w:val="00844363"/>
    <w:rsid w:val="0084488E"/>
    <w:rsid w:val="0084505B"/>
    <w:rsid w:val="00846636"/>
    <w:rsid w:val="00846B9D"/>
    <w:rsid w:val="00846BBB"/>
    <w:rsid w:val="00846EFC"/>
    <w:rsid w:val="008473DD"/>
    <w:rsid w:val="008502CF"/>
    <w:rsid w:val="008505A2"/>
    <w:rsid w:val="008507D3"/>
    <w:rsid w:val="008511CE"/>
    <w:rsid w:val="0085164D"/>
    <w:rsid w:val="008525AF"/>
    <w:rsid w:val="00852738"/>
    <w:rsid w:val="0085285B"/>
    <w:rsid w:val="0085480E"/>
    <w:rsid w:val="00855330"/>
    <w:rsid w:val="00855E68"/>
    <w:rsid w:val="008567AC"/>
    <w:rsid w:val="00856D38"/>
    <w:rsid w:val="008571CB"/>
    <w:rsid w:val="00857240"/>
    <w:rsid w:val="008579FC"/>
    <w:rsid w:val="0086088B"/>
    <w:rsid w:val="0086097B"/>
    <w:rsid w:val="0086121A"/>
    <w:rsid w:val="00861F3D"/>
    <w:rsid w:val="00862132"/>
    <w:rsid w:val="00862360"/>
    <w:rsid w:val="00862500"/>
    <w:rsid w:val="00862A85"/>
    <w:rsid w:val="0086372B"/>
    <w:rsid w:val="00864251"/>
    <w:rsid w:val="0086512F"/>
    <w:rsid w:val="008651DD"/>
    <w:rsid w:val="00865225"/>
    <w:rsid w:val="0086534F"/>
    <w:rsid w:val="00865A1B"/>
    <w:rsid w:val="00865B57"/>
    <w:rsid w:val="00865BA4"/>
    <w:rsid w:val="008661BF"/>
    <w:rsid w:val="0086658E"/>
    <w:rsid w:val="00866610"/>
    <w:rsid w:val="008666B6"/>
    <w:rsid w:val="008668C0"/>
    <w:rsid w:val="00866EC2"/>
    <w:rsid w:val="00867E9E"/>
    <w:rsid w:val="008704DA"/>
    <w:rsid w:val="00870B83"/>
    <w:rsid w:val="00871504"/>
    <w:rsid w:val="00871FA0"/>
    <w:rsid w:val="00872345"/>
    <w:rsid w:val="0087283D"/>
    <w:rsid w:val="0087363A"/>
    <w:rsid w:val="00873A97"/>
    <w:rsid w:val="00874321"/>
    <w:rsid w:val="0087452D"/>
    <w:rsid w:val="00874D98"/>
    <w:rsid w:val="00875673"/>
    <w:rsid w:val="00875CE6"/>
    <w:rsid w:val="008765F7"/>
    <w:rsid w:val="008768E1"/>
    <w:rsid w:val="00876F7E"/>
    <w:rsid w:val="00877FD4"/>
    <w:rsid w:val="0088008A"/>
    <w:rsid w:val="00880527"/>
    <w:rsid w:val="00880F7B"/>
    <w:rsid w:val="008810F9"/>
    <w:rsid w:val="008812E6"/>
    <w:rsid w:val="00881951"/>
    <w:rsid w:val="00882B3B"/>
    <w:rsid w:val="00882BF4"/>
    <w:rsid w:val="00883833"/>
    <w:rsid w:val="00883C7D"/>
    <w:rsid w:val="0088404B"/>
    <w:rsid w:val="00884590"/>
    <w:rsid w:val="00884985"/>
    <w:rsid w:val="00886D76"/>
    <w:rsid w:val="0088750D"/>
    <w:rsid w:val="0088784E"/>
    <w:rsid w:val="00891497"/>
    <w:rsid w:val="00892744"/>
    <w:rsid w:val="00892CE5"/>
    <w:rsid w:val="00892EEE"/>
    <w:rsid w:val="0089395A"/>
    <w:rsid w:val="00893FE9"/>
    <w:rsid w:val="00894548"/>
    <w:rsid w:val="00894869"/>
    <w:rsid w:val="0089514A"/>
    <w:rsid w:val="00895410"/>
    <w:rsid w:val="008954CD"/>
    <w:rsid w:val="00895D67"/>
    <w:rsid w:val="008967DB"/>
    <w:rsid w:val="00896892"/>
    <w:rsid w:val="00896C25"/>
    <w:rsid w:val="00896DA9"/>
    <w:rsid w:val="00897834"/>
    <w:rsid w:val="008A0208"/>
    <w:rsid w:val="008A1B0A"/>
    <w:rsid w:val="008A2675"/>
    <w:rsid w:val="008A2771"/>
    <w:rsid w:val="008A2B21"/>
    <w:rsid w:val="008A2C71"/>
    <w:rsid w:val="008A360A"/>
    <w:rsid w:val="008A3DDF"/>
    <w:rsid w:val="008A3E5A"/>
    <w:rsid w:val="008A6066"/>
    <w:rsid w:val="008A60CB"/>
    <w:rsid w:val="008A64DF"/>
    <w:rsid w:val="008A6633"/>
    <w:rsid w:val="008A6794"/>
    <w:rsid w:val="008A7051"/>
    <w:rsid w:val="008A7281"/>
    <w:rsid w:val="008A755F"/>
    <w:rsid w:val="008A783D"/>
    <w:rsid w:val="008A7DE7"/>
    <w:rsid w:val="008B03C3"/>
    <w:rsid w:val="008B06D0"/>
    <w:rsid w:val="008B0EE6"/>
    <w:rsid w:val="008B112C"/>
    <w:rsid w:val="008B1328"/>
    <w:rsid w:val="008B1DEE"/>
    <w:rsid w:val="008B232B"/>
    <w:rsid w:val="008B26E9"/>
    <w:rsid w:val="008B2903"/>
    <w:rsid w:val="008B2B50"/>
    <w:rsid w:val="008B2C79"/>
    <w:rsid w:val="008B3256"/>
    <w:rsid w:val="008B33F6"/>
    <w:rsid w:val="008B3E2E"/>
    <w:rsid w:val="008B4213"/>
    <w:rsid w:val="008B432F"/>
    <w:rsid w:val="008B43F2"/>
    <w:rsid w:val="008B4644"/>
    <w:rsid w:val="008B4C8F"/>
    <w:rsid w:val="008B5961"/>
    <w:rsid w:val="008B6129"/>
    <w:rsid w:val="008B67E6"/>
    <w:rsid w:val="008B6C13"/>
    <w:rsid w:val="008B6CD7"/>
    <w:rsid w:val="008B6CFA"/>
    <w:rsid w:val="008B6DED"/>
    <w:rsid w:val="008C0A8B"/>
    <w:rsid w:val="008C30CB"/>
    <w:rsid w:val="008C3D8C"/>
    <w:rsid w:val="008C4231"/>
    <w:rsid w:val="008C4302"/>
    <w:rsid w:val="008C44D2"/>
    <w:rsid w:val="008C576B"/>
    <w:rsid w:val="008C5837"/>
    <w:rsid w:val="008C5939"/>
    <w:rsid w:val="008C5BA8"/>
    <w:rsid w:val="008C6E70"/>
    <w:rsid w:val="008C7A1B"/>
    <w:rsid w:val="008C7D03"/>
    <w:rsid w:val="008D044A"/>
    <w:rsid w:val="008D0539"/>
    <w:rsid w:val="008D0A36"/>
    <w:rsid w:val="008D0C86"/>
    <w:rsid w:val="008D10CE"/>
    <w:rsid w:val="008D1108"/>
    <w:rsid w:val="008D1313"/>
    <w:rsid w:val="008D1690"/>
    <w:rsid w:val="008D29E8"/>
    <w:rsid w:val="008D2DD9"/>
    <w:rsid w:val="008D323D"/>
    <w:rsid w:val="008D465F"/>
    <w:rsid w:val="008D46ED"/>
    <w:rsid w:val="008D5CA9"/>
    <w:rsid w:val="008D61E3"/>
    <w:rsid w:val="008D627E"/>
    <w:rsid w:val="008D6D53"/>
    <w:rsid w:val="008D6D80"/>
    <w:rsid w:val="008D6E75"/>
    <w:rsid w:val="008D7541"/>
    <w:rsid w:val="008D7637"/>
    <w:rsid w:val="008E083C"/>
    <w:rsid w:val="008E30BA"/>
    <w:rsid w:val="008E39EC"/>
    <w:rsid w:val="008E4109"/>
    <w:rsid w:val="008E459A"/>
    <w:rsid w:val="008E5551"/>
    <w:rsid w:val="008E5BE0"/>
    <w:rsid w:val="008E6FA5"/>
    <w:rsid w:val="008E7486"/>
    <w:rsid w:val="008E7FED"/>
    <w:rsid w:val="008E7FF8"/>
    <w:rsid w:val="008E7FFD"/>
    <w:rsid w:val="008F037E"/>
    <w:rsid w:val="008F03A4"/>
    <w:rsid w:val="008F07BB"/>
    <w:rsid w:val="008F08F8"/>
    <w:rsid w:val="008F0B0E"/>
    <w:rsid w:val="008F155E"/>
    <w:rsid w:val="008F158E"/>
    <w:rsid w:val="008F15B4"/>
    <w:rsid w:val="008F1C49"/>
    <w:rsid w:val="008F1FD9"/>
    <w:rsid w:val="008F225C"/>
    <w:rsid w:val="008F22C4"/>
    <w:rsid w:val="008F29A4"/>
    <w:rsid w:val="008F2E5C"/>
    <w:rsid w:val="008F31AC"/>
    <w:rsid w:val="008F34E9"/>
    <w:rsid w:val="008F360D"/>
    <w:rsid w:val="008F364D"/>
    <w:rsid w:val="008F38B8"/>
    <w:rsid w:val="008F4A21"/>
    <w:rsid w:val="008F4D66"/>
    <w:rsid w:val="008F5319"/>
    <w:rsid w:val="008F5BC7"/>
    <w:rsid w:val="008F5FEA"/>
    <w:rsid w:val="008F6654"/>
    <w:rsid w:val="008F66C0"/>
    <w:rsid w:val="008F68E6"/>
    <w:rsid w:val="008F6D29"/>
    <w:rsid w:val="008F7675"/>
    <w:rsid w:val="008F7B2D"/>
    <w:rsid w:val="008F7B44"/>
    <w:rsid w:val="00900C13"/>
    <w:rsid w:val="00901EE7"/>
    <w:rsid w:val="00902027"/>
    <w:rsid w:val="009024A3"/>
    <w:rsid w:val="00902650"/>
    <w:rsid w:val="009026A3"/>
    <w:rsid w:val="009029E8"/>
    <w:rsid w:val="009042BD"/>
    <w:rsid w:val="00904579"/>
    <w:rsid w:val="0090513C"/>
    <w:rsid w:val="009056C6"/>
    <w:rsid w:val="00905A19"/>
    <w:rsid w:val="00905E44"/>
    <w:rsid w:val="0090603B"/>
    <w:rsid w:val="0090647E"/>
    <w:rsid w:val="009068F4"/>
    <w:rsid w:val="00906A66"/>
    <w:rsid w:val="00906DC4"/>
    <w:rsid w:val="00907096"/>
    <w:rsid w:val="00907273"/>
    <w:rsid w:val="009074AD"/>
    <w:rsid w:val="00907600"/>
    <w:rsid w:val="00907DAC"/>
    <w:rsid w:val="00910068"/>
    <w:rsid w:val="0091040B"/>
    <w:rsid w:val="009104EB"/>
    <w:rsid w:val="00910530"/>
    <w:rsid w:val="00910DB0"/>
    <w:rsid w:val="0091103F"/>
    <w:rsid w:val="00911747"/>
    <w:rsid w:val="009117B9"/>
    <w:rsid w:val="009125C6"/>
    <w:rsid w:val="009127DB"/>
    <w:rsid w:val="00912D95"/>
    <w:rsid w:val="0091394D"/>
    <w:rsid w:val="0091463B"/>
    <w:rsid w:val="00915CF0"/>
    <w:rsid w:val="00916B35"/>
    <w:rsid w:val="00916CE3"/>
    <w:rsid w:val="00920D4B"/>
    <w:rsid w:val="00920D9E"/>
    <w:rsid w:val="009216E9"/>
    <w:rsid w:val="00921A3B"/>
    <w:rsid w:val="0092231E"/>
    <w:rsid w:val="0092236A"/>
    <w:rsid w:val="009225AF"/>
    <w:rsid w:val="0092304F"/>
    <w:rsid w:val="00923296"/>
    <w:rsid w:val="009240C0"/>
    <w:rsid w:val="00924454"/>
    <w:rsid w:val="0092467F"/>
    <w:rsid w:val="00924695"/>
    <w:rsid w:val="00924806"/>
    <w:rsid w:val="00925423"/>
    <w:rsid w:val="009254C1"/>
    <w:rsid w:val="00925649"/>
    <w:rsid w:val="00926124"/>
    <w:rsid w:val="00926217"/>
    <w:rsid w:val="00926611"/>
    <w:rsid w:val="0092726D"/>
    <w:rsid w:val="009301A4"/>
    <w:rsid w:val="0093058A"/>
    <w:rsid w:val="00931D9D"/>
    <w:rsid w:val="00932337"/>
    <w:rsid w:val="0093262F"/>
    <w:rsid w:val="00932B8F"/>
    <w:rsid w:val="00932B9F"/>
    <w:rsid w:val="00932DAF"/>
    <w:rsid w:val="00933656"/>
    <w:rsid w:val="0093423F"/>
    <w:rsid w:val="00934424"/>
    <w:rsid w:val="009351C2"/>
    <w:rsid w:val="0093576B"/>
    <w:rsid w:val="009362CF"/>
    <w:rsid w:val="00936A51"/>
    <w:rsid w:val="00937711"/>
    <w:rsid w:val="00937A0B"/>
    <w:rsid w:val="00937B0D"/>
    <w:rsid w:val="0094032A"/>
    <w:rsid w:val="00940A76"/>
    <w:rsid w:val="0094129B"/>
    <w:rsid w:val="0094173C"/>
    <w:rsid w:val="009417CE"/>
    <w:rsid w:val="00941804"/>
    <w:rsid w:val="00941B89"/>
    <w:rsid w:val="00941C04"/>
    <w:rsid w:val="00941DBC"/>
    <w:rsid w:val="00941DE9"/>
    <w:rsid w:val="00942400"/>
    <w:rsid w:val="009440BC"/>
    <w:rsid w:val="0094423C"/>
    <w:rsid w:val="00944A42"/>
    <w:rsid w:val="0094520C"/>
    <w:rsid w:val="009457EA"/>
    <w:rsid w:val="009457F8"/>
    <w:rsid w:val="00945AE7"/>
    <w:rsid w:val="00945C9B"/>
    <w:rsid w:val="009460A6"/>
    <w:rsid w:val="0094616A"/>
    <w:rsid w:val="00946211"/>
    <w:rsid w:val="00946376"/>
    <w:rsid w:val="009463B2"/>
    <w:rsid w:val="00947033"/>
    <w:rsid w:val="009470E7"/>
    <w:rsid w:val="00947140"/>
    <w:rsid w:val="009471BC"/>
    <w:rsid w:val="00950714"/>
    <w:rsid w:val="0095101B"/>
    <w:rsid w:val="009511C6"/>
    <w:rsid w:val="00951BAE"/>
    <w:rsid w:val="0095231B"/>
    <w:rsid w:val="00952CC9"/>
    <w:rsid w:val="00952E75"/>
    <w:rsid w:val="00953021"/>
    <w:rsid w:val="0095361C"/>
    <w:rsid w:val="00953BB0"/>
    <w:rsid w:val="00953CFB"/>
    <w:rsid w:val="00953E03"/>
    <w:rsid w:val="009543DC"/>
    <w:rsid w:val="009544C9"/>
    <w:rsid w:val="00954D59"/>
    <w:rsid w:val="00954DEA"/>
    <w:rsid w:val="00955030"/>
    <w:rsid w:val="00955036"/>
    <w:rsid w:val="00955DDB"/>
    <w:rsid w:val="00956CBC"/>
    <w:rsid w:val="0095755B"/>
    <w:rsid w:val="00960396"/>
    <w:rsid w:val="00960621"/>
    <w:rsid w:val="00960B45"/>
    <w:rsid w:val="009611FA"/>
    <w:rsid w:val="00961829"/>
    <w:rsid w:val="009620F6"/>
    <w:rsid w:val="00962AA1"/>
    <w:rsid w:val="00962BC9"/>
    <w:rsid w:val="00962F04"/>
    <w:rsid w:val="00963689"/>
    <w:rsid w:val="00963716"/>
    <w:rsid w:val="00964E1B"/>
    <w:rsid w:val="00965554"/>
    <w:rsid w:val="00966CE1"/>
    <w:rsid w:val="00966ECB"/>
    <w:rsid w:val="00970082"/>
    <w:rsid w:val="009700D1"/>
    <w:rsid w:val="0097041C"/>
    <w:rsid w:val="0097047A"/>
    <w:rsid w:val="009705D3"/>
    <w:rsid w:val="0097118E"/>
    <w:rsid w:val="009717FF"/>
    <w:rsid w:val="00972002"/>
    <w:rsid w:val="00972DDE"/>
    <w:rsid w:val="00972EA6"/>
    <w:rsid w:val="00974A9B"/>
    <w:rsid w:val="00974C17"/>
    <w:rsid w:val="00974E22"/>
    <w:rsid w:val="00974F56"/>
    <w:rsid w:val="009750DD"/>
    <w:rsid w:val="0097645A"/>
    <w:rsid w:val="009771D1"/>
    <w:rsid w:val="00977F0B"/>
    <w:rsid w:val="00977F0F"/>
    <w:rsid w:val="009824D7"/>
    <w:rsid w:val="00982935"/>
    <w:rsid w:val="00982C9E"/>
    <w:rsid w:val="00983341"/>
    <w:rsid w:val="009849C8"/>
    <w:rsid w:val="009851B9"/>
    <w:rsid w:val="00985A1E"/>
    <w:rsid w:val="00986310"/>
    <w:rsid w:val="00986738"/>
    <w:rsid w:val="00986C20"/>
    <w:rsid w:val="00986DE5"/>
    <w:rsid w:val="00986FE8"/>
    <w:rsid w:val="00987AC0"/>
    <w:rsid w:val="00987B03"/>
    <w:rsid w:val="009920B2"/>
    <w:rsid w:val="009921F0"/>
    <w:rsid w:val="009925F9"/>
    <w:rsid w:val="009926E9"/>
    <w:rsid w:val="00992D46"/>
    <w:rsid w:val="009932A5"/>
    <w:rsid w:val="009945AC"/>
    <w:rsid w:val="009946F7"/>
    <w:rsid w:val="00995C14"/>
    <w:rsid w:val="00995E87"/>
    <w:rsid w:val="00995F0A"/>
    <w:rsid w:val="00996337"/>
    <w:rsid w:val="00996624"/>
    <w:rsid w:val="0099668C"/>
    <w:rsid w:val="0099764A"/>
    <w:rsid w:val="00997D9D"/>
    <w:rsid w:val="009A173C"/>
    <w:rsid w:val="009A17DB"/>
    <w:rsid w:val="009A28B7"/>
    <w:rsid w:val="009A32AE"/>
    <w:rsid w:val="009A370D"/>
    <w:rsid w:val="009A3A1C"/>
    <w:rsid w:val="009A4179"/>
    <w:rsid w:val="009A45AB"/>
    <w:rsid w:val="009A530F"/>
    <w:rsid w:val="009A5947"/>
    <w:rsid w:val="009A5CBD"/>
    <w:rsid w:val="009A61F3"/>
    <w:rsid w:val="009A7082"/>
    <w:rsid w:val="009A7621"/>
    <w:rsid w:val="009A7DCA"/>
    <w:rsid w:val="009B032B"/>
    <w:rsid w:val="009B0A38"/>
    <w:rsid w:val="009B1AB7"/>
    <w:rsid w:val="009B3533"/>
    <w:rsid w:val="009B3DFB"/>
    <w:rsid w:val="009B4341"/>
    <w:rsid w:val="009B610F"/>
    <w:rsid w:val="009B636F"/>
    <w:rsid w:val="009B63EE"/>
    <w:rsid w:val="009B6498"/>
    <w:rsid w:val="009B66F1"/>
    <w:rsid w:val="009B77EB"/>
    <w:rsid w:val="009B7A8A"/>
    <w:rsid w:val="009C0D32"/>
    <w:rsid w:val="009C1409"/>
    <w:rsid w:val="009C1D8B"/>
    <w:rsid w:val="009C1E65"/>
    <w:rsid w:val="009C20A1"/>
    <w:rsid w:val="009C27FA"/>
    <w:rsid w:val="009C2829"/>
    <w:rsid w:val="009C2F72"/>
    <w:rsid w:val="009C39C3"/>
    <w:rsid w:val="009C4CCE"/>
    <w:rsid w:val="009C4E73"/>
    <w:rsid w:val="009C6914"/>
    <w:rsid w:val="009C6D31"/>
    <w:rsid w:val="009C6EAC"/>
    <w:rsid w:val="009C6F69"/>
    <w:rsid w:val="009C757D"/>
    <w:rsid w:val="009C783B"/>
    <w:rsid w:val="009D0EB6"/>
    <w:rsid w:val="009D0F8C"/>
    <w:rsid w:val="009D271E"/>
    <w:rsid w:val="009D2FA3"/>
    <w:rsid w:val="009D40E8"/>
    <w:rsid w:val="009D417A"/>
    <w:rsid w:val="009D4B8D"/>
    <w:rsid w:val="009D4C97"/>
    <w:rsid w:val="009D5B1E"/>
    <w:rsid w:val="009D6620"/>
    <w:rsid w:val="009D72D7"/>
    <w:rsid w:val="009D74D9"/>
    <w:rsid w:val="009D7665"/>
    <w:rsid w:val="009D7ED3"/>
    <w:rsid w:val="009E14FA"/>
    <w:rsid w:val="009E16B4"/>
    <w:rsid w:val="009E272A"/>
    <w:rsid w:val="009E2A3A"/>
    <w:rsid w:val="009E2DFC"/>
    <w:rsid w:val="009E2E79"/>
    <w:rsid w:val="009E302F"/>
    <w:rsid w:val="009E3D83"/>
    <w:rsid w:val="009E44EC"/>
    <w:rsid w:val="009E4564"/>
    <w:rsid w:val="009E4F17"/>
    <w:rsid w:val="009E538B"/>
    <w:rsid w:val="009E7096"/>
    <w:rsid w:val="009E7122"/>
    <w:rsid w:val="009E7EC5"/>
    <w:rsid w:val="009F06FD"/>
    <w:rsid w:val="009F0848"/>
    <w:rsid w:val="009F13F4"/>
    <w:rsid w:val="009F1C4C"/>
    <w:rsid w:val="009F1CBD"/>
    <w:rsid w:val="009F28D6"/>
    <w:rsid w:val="009F2EDC"/>
    <w:rsid w:val="009F2FAE"/>
    <w:rsid w:val="009F35E6"/>
    <w:rsid w:val="009F3DAA"/>
    <w:rsid w:val="009F3EC8"/>
    <w:rsid w:val="009F4118"/>
    <w:rsid w:val="009F42AE"/>
    <w:rsid w:val="009F4E46"/>
    <w:rsid w:val="009F5FFC"/>
    <w:rsid w:val="009F66EA"/>
    <w:rsid w:val="009F6A2C"/>
    <w:rsid w:val="009F739B"/>
    <w:rsid w:val="009F77DF"/>
    <w:rsid w:val="009F78F7"/>
    <w:rsid w:val="009F7B08"/>
    <w:rsid w:val="00A0035B"/>
    <w:rsid w:val="00A00603"/>
    <w:rsid w:val="00A00900"/>
    <w:rsid w:val="00A01583"/>
    <w:rsid w:val="00A01AF2"/>
    <w:rsid w:val="00A01D06"/>
    <w:rsid w:val="00A01E13"/>
    <w:rsid w:val="00A01ECE"/>
    <w:rsid w:val="00A024F5"/>
    <w:rsid w:val="00A02B6A"/>
    <w:rsid w:val="00A02FE2"/>
    <w:rsid w:val="00A033DF"/>
    <w:rsid w:val="00A03723"/>
    <w:rsid w:val="00A04270"/>
    <w:rsid w:val="00A048F9"/>
    <w:rsid w:val="00A04E23"/>
    <w:rsid w:val="00A04F8D"/>
    <w:rsid w:val="00A0663B"/>
    <w:rsid w:val="00A06DC6"/>
    <w:rsid w:val="00A072F8"/>
    <w:rsid w:val="00A07328"/>
    <w:rsid w:val="00A0789C"/>
    <w:rsid w:val="00A07E38"/>
    <w:rsid w:val="00A111ED"/>
    <w:rsid w:val="00A12EBD"/>
    <w:rsid w:val="00A12EF5"/>
    <w:rsid w:val="00A1302B"/>
    <w:rsid w:val="00A13128"/>
    <w:rsid w:val="00A131DD"/>
    <w:rsid w:val="00A1349E"/>
    <w:rsid w:val="00A13896"/>
    <w:rsid w:val="00A140A0"/>
    <w:rsid w:val="00A14799"/>
    <w:rsid w:val="00A148E4"/>
    <w:rsid w:val="00A1509C"/>
    <w:rsid w:val="00A15B8A"/>
    <w:rsid w:val="00A16409"/>
    <w:rsid w:val="00A164E9"/>
    <w:rsid w:val="00A16699"/>
    <w:rsid w:val="00A16B71"/>
    <w:rsid w:val="00A16F10"/>
    <w:rsid w:val="00A17072"/>
    <w:rsid w:val="00A17266"/>
    <w:rsid w:val="00A175A7"/>
    <w:rsid w:val="00A205C1"/>
    <w:rsid w:val="00A20BA6"/>
    <w:rsid w:val="00A20D5E"/>
    <w:rsid w:val="00A20FB7"/>
    <w:rsid w:val="00A21AED"/>
    <w:rsid w:val="00A21EC0"/>
    <w:rsid w:val="00A22915"/>
    <w:rsid w:val="00A22AE5"/>
    <w:rsid w:val="00A22DEF"/>
    <w:rsid w:val="00A22E45"/>
    <w:rsid w:val="00A2351F"/>
    <w:rsid w:val="00A23B3D"/>
    <w:rsid w:val="00A24068"/>
    <w:rsid w:val="00A252FA"/>
    <w:rsid w:val="00A25B47"/>
    <w:rsid w:val="00A2657C"/>
    <w:rsid w:val="00A26B91"/>
    <w:rsid w:val="00A30103"/>
    <w:rsid w:val="00A30B13"/>
    <w:rsid w:val="00A317D6"/>
    <w:rsid w:val="00A32EB9"/>
    <w:rsid w:val="00A349BE"/>
    <w:rsid w:val="00A34C31"/>
    <w:rsid w:val="00A34F8A"/>
    <w:rsid w:val="00A35A92"/>
    <w:rsid w:val="00A36DC2"/>
    <w:rsid w:val="00A36DD4"/>
    <w:rsid w:val="00A37420"/>
    <w:rsid w:val="00A4057B"/>
    <w:rsid w:val="00A40674"/>
    <w:rsid w:val="00A41173"/>
    <w:rsid w:val="00A4162E"/>
    <w:rsid w:val="00A419F5"/>
    <w:rsid w:val="00A42CAD"/>
    <w:rsid w:val="00A43700"/>
    <w:rsid w:val="00A438BE"/>
    <w:rsid w:val="00A43A08"/>
    <w:rsid w:val="00A4470B"/>
    <w:rsid w:val="00A4510A"/>
    <w:rsid w:val="00A45941"/>
    <w:rsid w:val="00A45FD8"/>
    <w:rsid w:val="00A462C0"/>
    <w:rsid w:val="00A466B5"/>
    <w:rsid w:val="00A4717E"/>
    <w:rsid w:val="00A47271"/>
    <w:rsid w:val="00A47595"/>
    <w:rsid w:val="00A5016C"/>
    <w:rsid w:val="00A50797"/>
    <w:rsid w:val="00A50909"/>
    <w:rsid w:val="00A513D8"/>
    <w:rsid w:val="00A51950"/>
    <w:rsid w:val="00A524B9"/>
    <w:rsid w:val="00A52945"/>
    <w:rsid w:val="00A53009"/>
    <w:rsid w:val="00A5314F"/>
    <w:rsid w:val="00A5337D"/>
    <w:rsid w:val="00A53526"/>
    <w:rsid w:val="00A5353D"/>
    <w:rsid w:val="00A536D8"/>
    <w:rsid w:val="00A53BD6"/>
    <w:rsid w:val="00A53D04"/>
    <w:rsid w:val="00A53DF8"/>
    <w:rsid w:val="00A5417C"/>
    <w:rsid w:val="00A5433F"/>
    <w:rsid w:val="00A55062"/>
    <w:rsid w:val="00A56093"/>
    <w:rsid w:val="00A56C13"/>
    <w:rsid w:val="00A576C1"/>
    <w:rsid w:val="00A600CC"/>
    <w:rsid w:val="00A602A4"/>
    <w:rsid w:val="00A60F2D"/>
    <w:rsid w:val="00A6108D"/>
    <w:rsid w:val="00A613F8"/>
    <w:rsid w:val="00A6165C"/>
    <w:rsid w:val="00A616AB"/>
    <w:rsid w:val="00A61D48"/>
    <w:rsid w:val="00A621BD"/>
    <w:rsid w:val="00A62906"/>
    <w:rsid w:val="00A653C6"/>
    <w:rsid w:val="00A65E64"/>
    <w:rsid w:val="00A6626A"/>
    <w:rsid w:val="00A66F2B"/>
    <w:rsid w:val="00A67474"/>
    <w:rsid w:val="00A677B4"/>
    <w:rsid w:val="00A67D1B"/>
    <w:rsid w:val="00A67DFD"/>
    <w:rsid w:val="00A702C5"/>
    <w:rsid w:val="00A70D2F"/>
    <w:rsid w:val="00A70F89"/>
    <w:rsid w:val="00A713C9"/>
    <w:rsid w:val="00A7141D"/>
    <w:rsid w:val="00A71721"/>
    <w:rsid w:val="00A7206C"/>
    <w:rsid w:val="00A720E9"/>
    <w:rsid w:val="00A72B75"/>
    <w:rsid w:val="00A72FD8"/>
    <w:rsid w:val="00A7383F"/>
    <w:rsid w:val="00A73F38"/>
    <w:rsid w:val="00A741DC"/>
    <w:rsid w:val="00A7442B"/>
    <w:rsid w:val="00A744E6"/>
    <w:rsid w:val="00A749B3"/>
    <w:rsid w:val="00A74C49"/>
    <w:rsid w:val="00A74C82"/>
    <w:rsid w:val="00A74E2F"/>
    <w:rsid w:val="00A74ECD"/>
    <w:rsid w:val="00A751DB"/>
    <w:rsid w:val="00A7578E"/>
    <w:rsid w:val="00A75C16"/>
    <w:rsid w:val="00A75EDC"/>
    <w:rsid w:val="00A76A25"/>
    <w:rsid w:val="00A76A26"/>
    <w:rsid w:val="00A76B94"/>
    <w:rsid w:val="00A77EC1"/>
    <w:rsid w:val="00A805EB"/>
    <w:rsid w:val="00A8093E"/>
    <w:rsid w:val="00A811FA"/>
    <w:rsid w:val="00A812BB"/>
    <w:rsid w:val="00A81AF9"/>
    <w:rsid w:val="00A81E50"/>
    <w:rsid w:val="00A82A03"/>
    <w:rsid w:val="00A82E48"/>
    <w:rsid w:val="00A838A6"/>
    <w:rsid w:val="00A8415A"/>
    <w:rsid w:val="00A8444B"/>
    <w:rsid w:val="00A846D8"/>
    <w:rsid w:val="00A84C98"/>
    <w:rsid w:val="00A84E6D"/>
    <w:rsid w:val="00A861D5"/>
    <w:rsid w:val="00A86B25"/>
    <w:rsid w:val="00A86EAA"/>
    <w:rsid w:val="00A87AA6"/>
    <w:rsid w:val="00A900D9"/>
    <w:rsid w:val="00A904BD"/>
    <w:rsid w:val="00A909DD"/>
    <w:rsid w:val="00A90CF7"/>
    <w:rsid w:val="00A912E7"/>
    <w:rsid w:val="00A91328"/>
    <w:rsid w:val="00A91702"/>
    <w:rsid w:val="00A91F9D"/>
    <w:rsid w:val="00A924A4"/>
    <w:rsid w:val="00A92945"/>
    <w:rsid w:val="00A9296D"/>
    <w:rsid w:val="00A92D90"/>
    <w:rsid w:val="00A93521"/>
    <w:rsid w:val="00A93959"/>
    <w:rsid w:val="00A9439B"/>
    <w:rsid w:val="00A94AE6"/>
    <w:rsid w:val="00A95191"/>
    <w:rsid w:val="00A95607"/>
    <w:rsid w:val="00A958DF"/>
    <w:rsid w:val="00A95BD9"/>
    <w:rsid w:val="00A95DE9"/>
    <w:rsid w:val="00A95FAF"/>
    <w:rsid w:val="00A96951"/>
    <w:rsid w:val="00A96DC5"/>
    <w:rsid w:val="00A97108"/>
    <w:rsid w:val="00A97505"/>
    <w:rsid w:val="00A97CF5"/>
    <w:rsid w:val="00A97E21"/>
    <w:rsid w:val="00AA0011"/>
    <w:rsid w:val="00AA030D"/>
    <w:rsid w:val="00AA0D20"/>
    <w:rsid w:val="00AA11A6"/>
    <w:rsid w:val="00AA11E8"/>
    <w:rsid w:val="00AA185F"/>
    <w:rsid w:val="00AA1BDC"/>
    <w:rsid w:val="00AA1E5D"/>
    <w:rsid w:val="00AA2446"/>
    <w:rsid w:val="00AA2537"/>
    <w:rsid w:val="00AA289B"/>
    <w:rsid w:val="00AA2EDA"/>
    <w:rsid w:val="00AA32BF"/>
    <w:rsid w:val="00AA3CFA"/>
    <w:rsid w:val="00AA45DE"/>
    <w:rsid w:val="00AA5348"/>
    <w:rsid w:val="00AA5702"/>
    <w:rsid w:val="00AA5720"/>
    <w:rsid w:val="00AA59A0"/>
    <w:rsid w:val="00AA60C2"/>
    <w:rsid w:val="00AA670B"/>
    <w:rsid w:val="00AA7A48"/>
    <w:rsid w:val="00AA7C25"/>
    <w:rsid w:val="00AA7DA4"/>
    <w:rsid w:val="00AB086A"/>
    <w:rsid w:val="00AB0A5E"/>
    <w:rsid w:val="00AB0FD5"/>
    <w:rsid w:val="00AB1EED"/>
    <w:rsid w:val="00AB2291"/>
    <w:rsid w:val="00AB244B"/>
    <w:rsid w:val="00AB25E5"/>
    <w:rsid w:val="00AB293D"/>
    <w:rsid w:val="00AB4B3E"/>
    <w:rsid w:val="00AB5217"/>
    <w:rsid w:val="00AB52EF"/>
    <w:rsid w:val="00AB57BE"/>
    <w:rsid w:val="00AB58E6"/>
    <w:rsid w:val="00AB5D28"/>
    <w:rsid w:val="00AC018F"/>
    <w:rsid w:val="00AC0365"/>
    <w:rsid w:val="00AC0562"/>
    <w:rsid w:val="00AC0FCF"/>
    <w:rsid w:val="00AC1288"/>
    <w:rsid w:val="00AC1416"/>
    <w:rsid w:val="00AC17FD"/>
    <w:rsid w:val="00AC186C"/>
    <w:rsid w:val="00AC1DF2"/>
    <w:rsid w:val="00AC22F6"/>
    <w:rsid w:val="00AC2D77"/>
    <w:rsid w:val="00AC37E1"/>
    <w:rsid w:val="00AC3CB0"/>
    <w:rsid w:val="00AC3E57"/>
    <w:rsid w:val="00AC4E9D"/>
    <w:rsid w:val="00AC5AC9"/>
    <w:rsid w:val="00AC7173"/>
    <w:rsid w:val="00AC717A"/>
    <w:rsid w:val="00AC7417"/>
    <w:rsid w:val="00AC7766"/>
    <w:rsid w:val="00AC7A3D"/>
    <w:rsid w:val="00AC7A68"/>
    <w:rsid w:val="00AC7B92"/>
    <w:rsid w:val="00AD0483"/>
    <w:rsid w:val="00AD06A5"/>
    <w:rsid w:val="00AD10AB"/>
    <w:rsid w:val="00AD1617"/>
    <w:rsid w:val="00AD21A7"/>
    <w:rsid w:val="00AD29D4"/>
    <w:rsid w:val="00AD38A2"/>
    <w:rsid w:val="00AD3B16"/>
    <w:rsid w:val="00AD3D44"/>
    <w:rsid w:val="00AD452F"/>
    <w:rsid w:val="00AD4F09"/>
    <w:rsid w:val="00AD7073"/>
    <w:rsid w:val="00AD70DA"/>
    <w:rsid w:val="00AE0753"/>
    <w:rsid w:val="00AE305A"/>
    <w:rsid w:val="00AE36FC"/>
    <w:rsid w:val="00AE3893"/>
    <w:rsid w:val="00AE3FE4"/>
    <w:rsid w:val="00AE4601"/>
    <w:rsid w:val="00AE473C"/>
    <w:rsid w:val="00AE4741"/>
    <w:rsid w:val="00AE5211"/>
    <w:rsid w:val="00AE5501"/>
    <w:rsid w:val="00AE5F07"/>
    <w:rsid w:val="00AE6795"/>
    <w:rsid w:val="00AE6B73"/>
    <w:rsid w:val="00AE7A67"/>
    <w:rsid w:val="00AF081B"/>
    <w:rsid w:val="00AF08B1"/>
    <w:rsid w:val="00AF1A67"/>
    <w:rsid w:val="00AF2880"/>
    <w:rsid w:val="00AF338E"/>
    <w:rsid w:val="00AF3A60"/>
    <w:rsid w:val="00AF7C7E"/>
    <w:rsid w:val="00B0119A"/>
    <w:rsid w:val="00B02A32"/>
    <w:rsid w:val="00B02C49"/>
    <w:rsid w:val="00B02E0B"/>
    <w:rsid w:val="00B0303E"/>
    <w:rsid w:val="00B03A31"/>
    <w:rsid w:val="00B03E84"/>
    <w:rsid w:val="00B055DD"/>
    <w:rsid w:val="00B05A9E"/>
    <w:rsid w:val="00B05DDD"/>
    <w:rsid w:val="00B06FEF"/>
    <w:rsid w:val="00B076BB"/>
    <w:rsid w:val="00B07DA1"/>
    <w:rsid w:val="00B07F7C"/>
    <w:rsid w:val="00B102A5"/>
    <w:rsid w:val="00B10597"/>
    <w:rsid w:val="00B10F42"/>
    <w:rsid w:val="00B10F92"/>
    <w:rsid w:val="00B117C9"/>
    <w:rsid w:val="00B12808"/>
    <w:rsid w:val="00B12AE1"/>
    <w:rsid w:val="00B13B61"/>
    <w:rsid w:val="00B13CDD"/>
    <w:rsid w:val="00B1475B"/>
    <w:rsid w:val="00B156B2"/>
    <w:rsid w:val="00B15C07"/>
    <w:rsid w:val="00B164AA"/>
    <w:rsid w:val="00B16C59"/>
    <w:rsid w:val="00B178C2"/>
    <w:rsid w:val="00B17B81"/>
    <w:rsid w:val="00B206C1"/>
    <w:rsid w:val="00B20F6D"/>
    <w:rsid w:val="00B22F47"/>
    <w:rsid w:val="00B2337A"/>
    <w:rsid w:val="00B24A16"/>
    <w:rsid w:val="00B2535B"/>
    <w:rsid w:val="00B25968"/>
    <w:rsid w:val="00B2628C"/>
    <w:rsid w:val="00B26555"/>
    <w:rsid w:val="00B26BF8"/>
    <w:rsid w:val="00B27163"/>
    <w:rsid w:val="00B27AB0"/>
    <w:rsid w:val="00B27E86"/>
    <w:rsid w:val="00B27F55"/>
    <w:rsid w:val="00B300E6"/>
    <w:rsid w:val="00B302FA"/>
    <w:rsid w:val="00B30660"/>
    <w:rsid w:val="00B3126F"/>
    <w:rsid w:val="00B31310"/>
    <w:rsid w:val="00B3134B"/>
    <w:rsid w:val="00B3176B"/>
    <w:rsid w:val="00B321C7"/>
    <w:rsid w:val="00B32AB1"/>
    <w:rsid w:val="00B32C1B"/>
    <w:rsid w:val="00B33567"/>
    <w:rsid w:val="00B3390A"/>
    <w:rsid w:val="00B3431A"/>
    <w:rsid w:val="00B34323"/>
    <w:rsid w:val="00B3432E"/>
    <w:rsid w:val="00B34C88"/>
    <w:rsid w:val="00B34D41"/>
    <w:rsid w:val="00B3581E"/>
    <w:rsid w:val="00B35C6E"/>
    <w:rsid w:val="00B36FDE"/>
    <w:rsid w:val="00B405C6"/>
    <w:rsid w:val="00B40C28"/>
    <w:rsid w:val="00B41CC9"/>
    <w:rsid w:val="00B42E3F"/>
    <w:rsid w:val="00B442A0"/>
    <w:rsid w:val="00B4464B"/>
    <w:rsid w:val="00B4496C"/>
    <w:rsid w:val="00B44AD3"/>
    <w:rsid w:val="00B46028"/>
    <w:rsid w:val="00B4632C"/>
    <w:rsid w:val="00B46C42"/>
    <w:rsid w:val="00B4792B"/>
    <w:rsid w:val="00B47D8A"/>
    <w:rsid w:val="00B50051"/>
    <w:rsid w:val="00B505AD"/>
    <w:rsid w:val="00B51826"/>
    <w:rsid w:val="00B530D1"/>
    <w:rsid w:val="00B53341"/>
    <w:rsid w:val="00B543CB"/>
    <w:rsid w:val="00B54414"/>
    <w:rsid w:val="00B549A6"/>
    <w:rsid w:val="00B54A79"/>
    <w:rsid w:val="00B54AAB"/>
    <w:rsid w:val="00B54FB5"/>
    <w:rsid w:val="00B5570A"/>
    <w:rsid w:val="00B56827"/>
    <w:rsid w:val="00B56E69"/>
    <w:rsid w:val="00B56EFD"/>
    <w:rsid w:val="00B57037"/>
    <w:rsid w:val="00B57A79"/>
    <w:rsid w:val="00B60293"/>
    <w:rsid w:val="00B6095B"/>
    <w:rsid w:val="00B61164"/>
    <w:rsid w:val="00B622A9"/>
    <w:rsid w:val="00B62398"/>
    <w:rsid w:val="00B62B48"/>
    <w:rsid w:val="00B62BC8"/>
    <w:rsid w:val="00B63EF1"/>
    <w:rsid w:val="00B65070"/>
    <w:rsid w:val="00B65B4B"/>
    <w:rsid w:val="00B65F40"/>
    <w:rsid w:val="00B66554"/>
    <w:rsid w:val="00B66BD0"/>
    <w:rsid w:val="00B66D47"/>
    <w:rsid w:val="00B67604"/>
    <w:rsid w:val="00B678FE"/>
    <w:rsid w:val="00B67B84"/>
    <w:rsid w:val="00B70DA7"/>
    <w:rsid w:val="00B70E37"/>
    <w:rsid w:val="00B71191"/>
    <w:rsid w:val="00B711A7"/>
    <w:rsid w:val="00B712D0"/>
    <w:rsid w:val="00B71DB4"/>
    <w:rsid w:val="00B73E5B"/>
    <w:rsid w:val="00B74CBA"/>
    <w:rsid w:val="00B75A7C"/>
    <w:rsid w:val="00B75E8A"/>
    <w:rsid w:val="00B762B0"/>
    <w:rsid w:val="00B76B52"/>
    <w:rsid w:val="00B778A0"/>
    <w:rsid w:val="00B779A1"/>
    <w:rsid w:val="00B77D29"/>
    <w:rsid w:val="00B8112F"/>
    <w:rsid w:val="00B8172A"/>
    <w:rsid w:val="00B81F93"/>
    <w:rsid w:val="00B820D3"/>
    <w:rsid w:val="00B825E7"/>
    <w:rsid w:val="00B82AC4"/>
    <w:rsid w:val="00B82DE0"/>
    <w:rsid w:val="00B83621"/>
    <w:rsid w:val="00B83B54"/>
    <w:rsid w:val="00B83D7F"/>
    <w:rsid w:val="00B843B4"/>
    <w:rsid w:val="00B843C5"/>
    <w:rsid w:val="00B852DA"/>
    <w:rsid w:val="00B85C9D"/>
    <w:rsid w:val="00B85FDA"/>
    <w:rsid w:val="00B862B6"/>
    <w:rsid w:val="00B86B07"/>
    <w:rsid w:val="00B86E01"/>
    <w:rsid w:val="00B86EF5"/>
    <w:rsid w:val="00B87356"/>
    <w:rsid w:val="00B8745C"/>
    <w:rsid w:val="00B8752F"/>
    <w:rsid w:val="00B875A8"/>
    <w:rsid w:val="00B903E1"/>
    <w:rsid w:val="00B906EC"/>
    <w:rsid w:val="00B90A33"/>
    <w:rsid w:val="00B9157C"/>
    <w:rsid w:val="00B9159B"/>
    <w:rsid w:val="00B924D1"/>
    <w:rsid w:val="00B926E5"/>
    <w:rsid w:val="00B92C14"/>
    <w:rsid w:val="00B93805"/>
    <w:rsid w:val="00B93C3C"/>
    <w:rsid w:val="00B9424A"/>
    <w:rsid w:val="00B94522"/>
    <w:rsid w:val="00B94E3C"/>
    <w:rsid w:val="00B952A6"/>
    <w:rsid w:val="00B95CCA"/>
    <w:rsid w:val="00B96046"/>
    <w:rsid w:val="00B9626B"/>
    <w:rsid w:val="00B9692C"/>
    <w:rsid w:val="00B97701"/>
    <w:rsid w:val="00B9771C"/>
    <w:rsid w:val="00B978E5"/>
    <w:rsid w:val="00BA0379"/>
    <w:rsid w:val="00BA0633"/>
    <w:rsid w:val="00BA0734"/>
    <w:rsid w:val="00BA0DB6"/>
    <w:rsid w:val="00BA15C5"/>
    <w:rsid w:val="00BA1987"/>
    <w:rsid w:val="00BA1EC9"/>
    <w:rsid w:val="00BA219F"/>
    <w:rsid w:val="00BA23E0"/>
    <w:rsid w:val="00BA284E"/>
    <w:rsid w:val="00BA39C6"/>
    <w:rsid w:val="00BA4223"/>
    <w:rsid w:val="00BA434B"/>
    <w:rsid w:val="00BA51BC"/>
    <w:rsid w:val="00BA52F0"/>
    <w:rsid w:val="00BA569C"/>
    <w:rsid w:val="00BA5B33"/>
    <w:rsid w:val="00BA5BE1"/>
    <w:rsid w:val="00BA6E93"/>
    <w:rsid w:val="00BA733D"/>
    <w:rsid w:val="00BA7414"/>
    <w:rsid w:val="00BB066B"/>
    <w:rsid w:val="00BB0785"/>
    <w:rsid w:val="00BB13C6"/>
    <w:rsid w:val="00BB185A"/>
    <w:rsid w:val="00BB19F9"/>
    <w:rsid w:val="00BB1E3D"/>
    <w:rsid w:val="00BB1EF9"/>
    <w:rsid w:val="00BB2708"/>
    <w:rsid w:val="00BB2D13"/>
    <w:rsid w:val="00BB3BA6"/>
    <w:rsid w:val="00BB4029"/>
    <w:rsid w:val="00BB4182"/>
    <w:rsid w:val="00BB427E"/>
    <w:rsid w:val="00BB4625"/>
    <w:rsid w:val="00BB4880"/>
    <w:rsid w:val="00BB4F01"/>
    <w:rsid w:val="00BB5C28"/>
    <w:rsid w:val="00BB6086"/>
    <w:rsid w:val="00BB6119"/>
    <w:rsid w:val="00BB68B4"/>
    <w:rsid w:val="00BB6C91"/>
    <w:rsid w:val="00BC0135"/>
    <w:rsid w:val="00BC0391"/>
    <w:rsid w:val="00BC3618"/>
    <w:rsid w:val="00BC3C81"/>
    <w:rsid w:val="00BC442B"/>
    <w:rsid w:val="00BC5B2D"/>
    <w:rsid w:val="00BC5DFE"/>
    <w:rsid w:val="00BC6E10"/>
    <w:rsid w:val="00BC7113"/>
    <w:rsid w:val="00BC7171"/>
    <w:rsid w:val="00BC7628"/>
    <w:rsid w:val="00BC7E54"/>
    <w:rsid w:val="00BD0480"/>
    <w:rsid w:val="00BD0AD5"/>
    <w:rsid w:val="00BD0C0D"/>
    <w:rsid w:val="00BD1735"/>
    <w:rsid w:val="00BD44C8"/>
    <w:rsid w:val="00BD4B35"/>
    <w:rsid w:val="00BD5D35"/>
    <w:rsid w:val="00BD6F34"/>
    <w:rsid w:val="00BD7123"/>
    <w:rsid w:val="00BD7161"/>
    <w:rsid w:val="00BD7411"/>
    <w:rsid w:val="00BD75FE"/>
    <w:rsid w:val="00BD7AAC"/>
    <w:rsid w:val="00BE02EA"/>
    <w:rsid w:val="00BE078D"/>
    <w:rsid w:val="00BE115D"/>
    <w:rsid w:val="00BE14F4"/>
    <w:rsid w:val="00BE1A01"/>
    <w:rsid w:val="00BE208A"/>
    <w:rsid w:val="00BE27C1"/>
    <w:rsid w:val="00BE3302"/>
    <w:rsid w:val="00BE33B7"/>
    <w:rsid w:val="00BE3799"/>
    <w:rsid w:val="00BE3895"/>
    <w:rsid w:val="00BE38B1"/>
    <w:rsid w:val="00BE3EC8"/>
    <w:rsid w:val="00BE47E6"/>
    <w:rsid w:val="00BE4C1D"/>
    <w:rsid w:val="00BE4C1E"/>
    <w:rsid w:val="00BE4FB9"/>
    <w:rsid w:val="00BE5B78"/>
    <w:rsid w:val="00BE61C4"/>
    <w:rsid w:val="00BE622E"/>
    <w:rsid w:val="00BE6EF7"/>
    <w:rsid w:val="00BF0768"/>
    <w:rsid w:val="00BF09D4"/>
    <w:rsid w:val="00BF0B53"/>
    <w:rsid w:val="00BF0C3B"/>
    <w:rsid w:val="00BF16B7"/>
    <w:rsid w:val="00BF1805"/>
    <w:rsid w:val="00BF19C9"/>
    <w:rsid w:val="00BF21CA"/>
    <w:rsid w:val="00BF3670"/>
    <w:rsid w:val="00BF3863"/>
    <w:rsid w:val="00BF3A3C"/>
    <w:rsid w:val="00BF404A"/>
    <w:rsid w:val="00BF49F8"/>
    <w:rsid w:val="00BF4DB3"/>
    <w:rsid w:val="00BF4E41"/>
    <w:rsid w:val="00BF4E9D"/>
    <w:rsid w:val="00BF5CBB"/>
    <w:rsid w:val="00BF6BE0"/>
    <w:rsid w:val="00BF6DD1"/>
    <w:rsid w:val="00BF751D"/>
    <w:rsid w:val="00BF7ABA"/>
    <w:rsid w:val="00BF7E2C"/>
    <w:rsid w:val="00C00817"/>
    <w:rsid w:val="00C01D06"/>
    <w:rsid w:val="00C01EFF"/>
    <w:rsid w:val="00C01F50"/>
    <w:rsid w:val="00C02477"/>
    <w:rsid w:val="00C02672"/>
    <w:rsid w:val="00C02AFA"/>
    <w:rsid w:val="00C03CC1"/>
    <w:rsid w:val="00C044C0"/>
    <w:rsid w:val="00C0489E"/>
    <w:rsid w:val="00C05012"/>
    <w:rsid w:val="00C0539E"/>
    <w:rsid w:val="00C05741"/>
    <w:rsid w:val="00C06094"/>
    <w:rsid w:val="00C066C9"/>
    <w:rsid w:val="00C06C1A"/>
    <w:rsid w:val="00C07083"/>
    <w:rsid w:val="00C07DD4"/>
    <w:rsid w:val="00C102FF"/>
    <w:rsid w:val="00C108B6"/>
    <w:rsid w:val="00C10A4C"/>
    <w:rsid w:val="00C10D15"/>
    <w:rsid w:val="00C1268A"/>
    <w:rsid w:val="00C127DF"/>
    <w:rsid w:val="00C12A13"/>
    <w:rsid w:val="00C13513"/>
    <w:rsid w:val="00C13BE3"/>
    <w:rsid w:val="00C14AA3"/>
    <w:rsid w:val="00C15840"/>
    <w:rsid w:val="00C15F9E"/>
    <w:rsid w:val="00C1692B"/>
    <w:rsid w:val="00C169C0"/>
    <w:rsid w:val="00C16BFF"/>
    <w:rsid w:val="00C17239"/>
    <w:rsid w:val="00C1774D"/>
    <w:rsid w:val="00C17857"/>
    <w:rsid w:val="00C201A6"/>
    <w:rsid w:val="00C20A26"/>
    <w:rsid w:val="00C20E5E"/>
    <w:rsid w:val="00C21D89"/>
    <w:rsid w:val="00C21DA3"/>
    <w:rsid w:val="00C21F00"/>
    <w:rsid w:val="00C22084"/>
    <w:rsid w:val="00C22985"/>
    <w:rsid w:val="00C23243"/>
    <w:rsid w:val="00C23446"/>
    <w:rsid w:val="00C2379E"/>
    <w:rsid w:val="00C23B28"/>
    <w:rsid w:val="00C23CAB"/>
    <w:rsid w:val="00C244E2"/>
    <w:rsid w:val="00C24B6E"/>
    <w:rsid w:val="00C252C7"/>
    <w:rsid w:val="00C2591C"/>
    <w:rsid w:val="00C25F9F"/>
    <w:rsid w:val="00C26820"/>
    <w:rsid w:val="00C27370"/>
    <w:rsid w:val="00C274E7"/>
    <w:rsid w:val="00C27606"/>
    <w:rsid w:val="00C276B1"/>
    <w:rsid w:val="00C27CB2"/>
    <w:rsid w:val="00C27FDA"/>
    <w:rsid w:val="00C30046"/>
    <w:rsid w:val="00C30828"/>
    <w:rsid w:val="00C308E7"/>
    <w:rsid w:val="00C309E5"/>
    <w:rsid w:val="00C31477"/>
    <w:rsid w:val="00C3156B"/>
    <w:rsid w:val="00C31A37"/>
    <w:rsid w:val="00C3240D"/>
    <w:rsid w:val="00C32B99"/>
    <w:rsid w:val="00C32C23"/>
    <w:rsid w:val="00C3317C"/>
    <w:rsid w:val="00C34238"/>
    <w:rsid w:val="00C344AA"/>
    <w:rsid w:val="00C344BD"/>
    <w:rsid w:val="00C34691"/>
    <w:rsid w:val="00C3475A"/>
    <w:rsid w:val="00C35135"/>
    <w:rsid w:val="00C353E8"/>
    <w:rsid w:val="00C35AE5"/>
    <w:rsid w:val="00C35E45"/>
    <w:rsid w:val="00C35F0F"/>
    <w:rsid w:val="00C36098"/>
    <w:rsid w:val="00C36336"/>
    <w:rsid w:val="00C3647F"/>
    <w:rsid w:val="00C3653D"/>
    <w:rsid w:val="00C3688F"/>
    <w:rsid w:val="00C36F71"/>
    <w:rsid w:val="00C37033"/>
    <w:rsid w:val="00C37DAA"/>
    <w:rsid w:val="00C400DD"/>
    <w:rsid w:val="00C40602"/>
    <w:rsid w:val="00C40A68"/>
    <w:rsid w:val="00C410AC"/>
    <w:rsid w:val="00C411C5"/>
    <w:rsid w:val="00C413B7"/>
    <w:rsid w:val="00C41CAB"/>
    <w:rsid w:val="00C41E30"/>
    <w:rsid w:val="00C4212C"/>
    <w:rsid w:val="00C42AAD"/>
    <w:rsid w:val="00C42B3B"/>
    <w:rsid w:val="00C42E8A"/>
    <w:rsid w:val="00C43543"/>
    <w:rsid w:val="00C43A94"/>
    <w:rsid w:val="00C44248"/>
    <w:rsid w:val="00C443B2"/>
    <w:rsid w:val="00C45AE5"/>
    <w:rsid w:val="00C46B24"/>
    <w:rsid w:val="00C4772C"/>
    <w:rsid w:val="00C47D90"/>
    <w:rsid w:val="00C47DC7"/>
    <w:rsid w:val="00C47ED9"/>
    <w:rsid w:val="00C47F76"/>
    <w:rsid w:val="00C50143"/>
    <w:rsid w:val="00C5086C"/>
    <w:rsid w:val="00C515E0"/>
    <w:rsid w:val="00C51924"/>
    <w:rsid w:val="00C52901"/>
    <w:rsid w:val="00C52B57"/>
    <w:rsid w:val="00C5301D"/>
    <w:rsid w:val="00C53C9A"/>
    <w:rsid w:val="00C53CB3"/>
    <w:rsid w:val="00C53FFE"/>
    <w:rsid w:val="00C5408E"/>
    <w:rsid w:val="00C541C5"/>
    <w:rsid w:val="00C549A5"/>
    <w:rsid w:val="00C54BC5"/>
    <w:rsid w:val="00C55542"/>
    <w:rsid w:val="00C56359"/>
    <w:rsid w:val="00C56C42"/>
    <w:rsid w:val="00C56E7C"/>
    <w:rsid w:val="00C5725F"/>
    <w:rsid w:val="00C57A20"/>
    <w:rsid w:val="00C57C5D"/>
    <w:rsid w:val="00C57CAE"/>
    <w:rsid w:val="00C601B7"/>
    <w:rsid w:val="00C6057F"/>
    <w:rsid w:val="00C60B5C"/>
    <w:rsid w:val="00C61576"/>
    <w:rsid w:val="00C61C25"/>
    <w:rsid w:val="00C61D64"/>
    <w:rsid w:val="00C61E55"/>
    <w:rsid w:val="00C622F9"/>
    <w:rsid w:val="00C623ED"/>
    <w:rsid w:val="00C6240A"/>
    <w:rsid w:val="00C627AF"/>
    <w:rsid w:val="00C62A0E"/>
    <w:rsid w:val="00C62FEF"/>
    <w:rsid w:val="00C638BF"/>
    <w:rsid w:val="00C63AD0"/>
    <w:rsid w:val="00C63AE0"/>
    <w:rsid w:val="00C640D1"/>
    <w:rsid w:val="00C6427C"/>
    <w:rsid w:val="00C64FF2"/>
    <w:rsid w:val="00C6536D"/>
    <w:rsid w:val="00C657BF"/>
    <w:rsid w:val="00C657D4"/>
    <w:rsid w:val="00C65BCE"/>
    <w:rsid w:val="00C668E7"/>
    <w:rsid w:val="00C66B13"/>
    <w:rsid w:val="00C67610"/>
    <w:rsid w:val="00C67B74"/>
    <w:rsid w:val="00C67E6C"/>
    <w:rsid w:val="00C705B4"/>
    <w:rsid w:val="00C708E8"/>
    <w:rsid w:val="00C71899"/>
    <w:rsid w:val="00C71998"/>
    <w:rsid w:val="00C7273F"/>
    <w:rsid w:val="00C73859"/>
    <w:rsid w:val="00C738D2"/>
    <w:rsid w:val="00C73C5B"/>
    <w:rsid w:val="00C7400F"/>
    <w:rsid w:val="00C741B2"/>
    <w:rsid w:val="00C74576"/>
    <w:rsid w:val="00C75749"/>
    <w:rsid w:val="00C75B79"/>
    <w:rsid w:val="00C75BF4"/>
    <w:rsid w:val="00C75EEE"/>
    <w:rsid w:val="00C7689D"/>
    <w:rsid w:val="00C77A35"/>
    <w:rsid w:val="00C77E3C"/>
    <w:rsid w:val="00C804F2"/>
    <w:rsid w:val="00C80C0C"/>
    <w:rsid w:val="00C80D43"/>
    <w:rsid w:val="00C8120C"/>
    <w:rsid w:val="00C81B99"/>
    <w:rsid w:val="00C81C6E"/>
    <w:rsid w:val="00C8213D"/>
    <w:rsid w:val="00C82D9E"/>
    <w:rsid w:val="00C82DFF"/>
    <w:rsid w:val="00C843D0"/>
    <w:rsid w:val="00C84607"/>
    <w:rsid w:val="00C84D0E"/>
    <w:rsid w:val="00C85A5E"/>
    <w:rsid w:val="00C85BA5"/>
    <w:rsid w:val="00C85DBD"/>
    <w:rsid w:val="00C862F2"/>
    <w:rsid w:val="00C863B9"/>
    <w:rsid w:val="00C863FA"/>
    <w:rsid w:val="00C86511"/>
    <w:rsid w:val="00C86536"/>
    <w:rsid w:val="00C86CEA"/>
    <w:rsid w:val="00C87053"/>
    <w:rsid w:val="00C873D4"/>
    <w:rsid w:val="00C905F4"/>
    <w:rsid w:val="00C90712"/>
    <w:rsid w:val="00C90836"/>
    <w:rsid w:val="00C923E3"/>
    <w:rsid w:val="00C92C3F"/>
    <w:rsid w:val="00C92E65"/>
    <w:rsid w:val="00C93469"/>
    <w:rsid w:val="00C93758"/>
    <w:rsid w:val="00C93994"/>
    <w:rsid w:val="00C93D22"/>
    <w:rsid w:val="00C9482D"/>
    <w:rsid w:val="00C94A5B"/>
    <w:rsid w:val="00C94CB7"/>
    <w:rsid w:val="00C94E7F"/>
    <w:rsid w:val="00C951C3"/>
    <w:rsid w:val="00C95F32"/>
    <w:rsid w:val="00C9607B"/>
    <w:rsid w:val="00C968E0"/>
    <w:rsid w:val="00C9717E"/>
    <w:rsid w:val="00CA0BEF"/>
    <w:rsid w:val="00CA0D87"/>
    <w:rsid w:val="00CA115F"/>
    <w:rsid w:val="00CA1B4A"/>
    <w:rsid w:val="00CA1D46"/>
    <w:rsid w:val="00CA2464"/>
    <w:rsid w:val="00CA2578"/>
    <w:rsid w:val="00CA461D"/>
    <w:rsid w:val="00CA47C7"/>
    <w:rsid w:val="00CA4B25"/>
    <w:rsid w:val="00CA4E62"/>
    <w:rsid w:val="00CA5340"/>
    <w:rsid w:val="00CA539D"/>
    <w:rsid w:val="00CA594C"/>
    <w:rsid w:val="00CA66CF"/>
    <w:rsid w:val="00CA7A04"/>
    <w:rsid w:val="00CB043D"/>
    <w:rsid w:val="00CB09A5"/>
    <w:rsid w:val="00CB1036"/>
    <w:rsid w:val="00CB15A2"/>
    <w:rsid w:val="00CB1745"/>
    <w:rsid w:val="00CB1A27"/>
    <w:rsid w:val="00CB1EA6"/>
    <w:rsid w:val="00CB20A0"/>
    <w:rsid w:val="00CB2874"/>
    <w:rsid w:val="00CB2EDA"/>
    <w:rsid w:val="00CB3748"/>
    <w:rsid w:val="00CB38FA"/>
    <w:rsid w:val="00CB3C50"/>
    <w:rsid w:val="00CB4255"/>
    <w:rsid w:val="00CB561A"/>
    <w:rsid w:val="00CB59D2"/>
    <w:rsid w:val="00CB5C11"/>
    <w:rsid w:val="00CB5F73"/>
    <w:rsid w:val="00CB664A"/>
    <w:rsid w:val="00CB76A4"/>
    <w:rsid w:val="00CC0431"/>
    <w:rsid w:val="00CC0F72"/>
    <w:rsid w:val="00CC113C"/>
    <w:rsid w:val="00CC153D"/>
    <w:rsid w:val="00CC189D"/>
    <w:rsid w:val="00CC20F7"/>
    <w:rsid w:val="00CC221E"/>
    <w:rsid w:val="00CC23F5"/>
    <w:rsid w:val="00CC244F"/>
    <w:rsid w:val="00CC26F0"/>
    <w:rsid w:val="00CC2998"/>
    <w:rsid w:val="00CC427B"/>
    <w:rsid w:val="00CC4A79"/>
    <w:rsid w:val="00CC4B2F"/>
    <w:rsid w:val="00CC4FBF"/>
    <w:rsid w:val="00CC5155"/>
    <w:rsid w:val="00CC5800"/>
    <w:rsid w:val="00CC5F8A"/>
    <w:rsid w:val="00CC6410"/>
    <w:rsid w:val="00CC695A"/>
    <w:rsid w:val="00CC6E3E"/>
    <w:rsid w:val="00CC70F4"/>
    <w:rsid w:val="00CC77AE"/>
    <w:rsid w:val="00CC794D"/>
    <w:rsid w:val="00CC7BFF"/>
    <w:rsid w:val="00CC7E0A"/>
    <w:rsid w:val="00CD025C"/>
    <w:rsid w:val="00CD04E9"/>
    <w:rsid w:val="00CD0811"/>
    <w:rsid w:val="00CD132D"/>
    <w:rsid w:val="00CD1937"/>
    <w:rsid w:val="00CD2287"/>
    <w:rsid w:val="00CD243C"/>
    <w:rsid w:val="00CD266A"/>
    <w:rsid w:val="00CD28B0"/>
    <w:rsid w:val="00CD3169"/>
    <w:rsid w:val="00CD5168"/>
    <w:rsid w:val="00CD558D"/>
    <w:rsid w:val="00CD5F33"/>
    <w:rsid w:val="00CD62E7"/>
    <w:rsid w:val="00CE050E"/>
    <w:rsid w:val="00CE08B9"/>
    <w:rsid w:val="00CE0994"/>
    <w:rsid w:val="00CE21F7"/>
    <w:rsid w:val="00CE3CEA"/>
    <w:rsid w:val="00CE4A5C"/>
    <w:rsid w:val="00CE545D"/>
    <w:rsid w:val="00CE58A9"/>
    <w:rsid w:val="00CE60F1"/>
    <w:rsid w:val="00CE730B"/>
    <w:rsid w:val="00CE7626"/>
    <w:rsid w:val="00CE76A5"/>
    <w:rsid w:val="00CE7BFD"/>
    <w:rsid w:val="00CF017A"/>
    <w:rsid w:val="00CF1378"/>
    <w:rsid w:val="00CF15AE"/>
    <w:rsid w:val="00CF1FD4"/>
    <w:rsid w:val="00CF2672"/>
    <w:rsid w:val="00CF2A63"/>
    <w:rsid w:val="00CF2AD0"/>
    <w:rsid w:val="00CF3092"/>
    <w:rsid w:val="00CF50AB"/>
    <w:rsid w:val="00CF5FD3"/>
    <w:rsid w:val="00CF7019"/>
    <w:rsid w:val="00CF7191"/>
    <w:rsid w:val="00CF75B1"/>
    <w:rsid w:val="00D00DC4"/>
    <w:rsid w:val="00D033EF"/>
    <w:rsid w:val="00D044D2"/>
    <w:rsid w:val="00D048C9"/>
    <w:rsid w:val="00D0499C"/>
    <w:rsid w:val="00D0500B"/>
    <w:rsid w:val="00D05960"/>
    <w:rsid w:val="00D05CF1"/>
    <w:rsid w:val="00D065C3"/>
    <w:rsid w:val="00D0738E"/>
    <w:rsid w:val="00D0754E"/>
    <w:rsid w:val="00D07926"/>
    <w:rsid w:val="00D07F0E"/>
    <w:rsid w:val="00D10010"/>
    <w:rsid w:val="00D10230"/>
    <w:rsid w:val="00D10482"/>
    <w:rsid w:val="00D106F3"/>
    <w:rsid w:val="00D1096B"/>
    <w:rsid w:val="00D1097A"/>
    <w:rsid w:val="00D10F10"/>
    <w:rsid w:val="00D117A5"/>
    <w:rsid w:val="00D11AD5"/>
    <w:rsid w:val="00D12628"/>
    <w:rsid w:val="00D129CF"/>
    <w:rsid w:val="00D1343F"/>
    <w:rsid w:val="00D14939"/>
    <w:rsid w:val="00D14E05"/>
    <w:rsid w:val="00D15093"/>
    <w:rsid w:val="00D15451"/>
    <w:rsid w:val="00D15480"/>
    <w:rsid w:val="00D15D6A"/>
    <w:rsid w:val="00D15D9A"/>
    <w:rsid w:val="00D16EFC"/>
    <w:rsid w:val="00D17236"/>
    <w:rsid w:val="00D17600"/>
    <w:rsid w:val="00D17B6C"/>
    <w:rsid w:val="00D2025F"/>
    <w:rsid w:val="00D20AB2"/>
    <w:rsid w:val="00D20DF8"/>
    <w:rsid w:val="00D21699"/>
    <w:rsid w:val="00D219FF"/>
    <w:rsid w:val="00D21A7C"/>
    <w:rsid w:val="00D21CD2"/>
    <w:rsid w:val="00D22077"/>
    <w:rsid w:val="00D227EF"/>
    <w:rsid w:val="00D22A72"/>
    <w:rsid w:val="00D23328"/>
    <w:rsid w:val="00D23333"/>
    <w:rsid w:val="00D237E6"/>
    <w:rsid w:val="00D239EE"/>
    <w:rsid w:val="00D23B38"/>
    <w:rsid w:val="00D24351"/>
    <w:rsid w:val="00D24D89"/>
    <w:rsid w:val="00D24F1A"/>
    <w:rsid w:val="00D253E8"/>
    <w:rsid w:val="00D260BA"/>
    <w:rsid w:val="00D2610E"/>
    <w:rsid w:val="00D2739D"/>
    <w:rsid w:val="00D27992"/>
    <w:rsid w:val="00D304E7"/>
    <w:rsid w:val="00D30C74"/>
    <w:rsid w:val="00D30DF2"/>
    <w:rsid w:val="00D312D9"/>
    <w:rsid w:val="00D3169B"/>
    <w:rsid w:val="00D31B24"/>
    <w:rsid w:val="00D31E25"/>
    <w:rsid w:val="00D330F3"/>
    <w:rsid w:val="00D34780"/>
    <w:rsid w:val="00D35BDA"/>
    <w:rsid w:val="00D36630"/>
    <w:rsid w:val="00D36F9C"/>
    <w:rsid w:val="00D3770D"/>
    <w:rsid w:val="00D377EC"/>
    <w:rsid w:val="00D37E47"/>
    <w:rsid w:val="00D407AB"/>
    <w:rsid w:val="00D40847"/>
    <w:rsid w:val="00D41AEC"/>
    <w:rsid w:val="00D4235C"/>
    <w:rsid w:val="00D42430"/>
    <w:rsid w:val="00D425B8"/>
    <w:rsid w:val="00D43581"/>
    <w:rsid w:val="00D43926"/>
    <w:rsid w:val="00D447B7"/>
    <w:rsid w:val="00D44A72"/>
    <w:rsid w:val="00D451E2"/>
    <w:rsid w:val="00D4560D"/>
    <w:rsid w:val="00D45922"/>
    <w:rsid w:val="00D46764"/>
    <w:rsid w:val="00D471DC"/>
    <w:rsid w:val="00D47560"/>
    <w:rsid w:val="00D4774F"/>
    <w:rsid w:val="00D47C8A"/>
    <w:rsid w:val="00D47DF3"/>
    <w:rsid w:val="00D47EDF"/>
    <w:rsid w:val="00D5091C"/>
    <w:rsid w:val="00D50CD9"/>
    <w:rsid w:val="00D5142B"/>
    <w:rsid w:val="00D51555"/>
    <w:rsid w:val="00D5299F"/>
    <w:rsid w:val="00D52CE8"/>
    <w:rsid w:val="00D53330"/>
    <w:rsid w:val="00D533E9"/>
    <w:rsid w:val="00D53558"/>
    <w:rsid w:val="00D55EE4"/>
    <w:rsid w:val="00D56564"/>
    <w:rsid w:val="00D56888"/>
    <w:rsid w:val="00D56B6D"/>
    <w:rsid w:val="00D577F2"/>
    <w:rsid w:val="00D57E9B"/>
    <w:rsid w:val="00D60C29"/>
    <w:rsid w:val="00D611F5"/>
    <w:rsid w:val="00D61348"/>
    <w:rsid w:val="00D61555"/>
    <w:rsid w:val="00D6162C"/>
    <w:rsid w:val="00D61888"/>
    <w:rsid w:val="00D618EA"/>
    <w:rsid w:val="00D62A0D"/>
    <w:rsid w:val="00D62EED"/>
    <w:rsid w:val="00D62FE7"/>
    <w:rsid w:val="00D63551"/>
    <w:rsid w:val="00D638F3"/>
    <w:rsid w:val="00D64102"/>
    <w:rsid w:val="00D64580"/>
    <w:rsid w:val="00D6544A"/>
    <w:rsid w:val="00D664F0"/>
    <w:rsid w:val="00D70FC4"/>
    <w:rsid w:val="00D710A1"/>
    <w:rsid w:val="00D71261"/>
    <w:rsid w:val="00D712A0"/>
    <w:rsid w:val="00D71940"/>
    <w:rsid w:val="00D71F7F"/>
    <w:rsid w:val="00D72099"/>
    <w:rsid w:val="00D72C1C"/>
    <w:rsid w:val="00D7381D"/>
    <w:rsid w:val="00D73E20"/>
    <w:rsid w:val="00D74B7C"/>
    <w:rsid w:val="00D75F08"/>
    <w:rsid w:val="00D76012"/>
    <w:rsid w:val="00D77954"/>
    <w:rsid w:val="00D77B2E"/>
    <w:rsid w:val="00D8055F"/>
    <w:rsid w:val="00D807E4"/>
    <w:rsid w:val="00D8082D"/>
    <w:rsid w:val="00D809F1"/>
    <w:rsid w:val="00D80BEF"/>
    <w:rsid w:val="00D8133C"/>
    <w:rsid w:val="00D81C85"/>
    <w:rsid w:val="00D81C9F"/>
    <w:rsid w:val="00D82299"/>
    <w:rsid w:val="00D82A8C"/>
    <w:rsid w:val="00D82D91"/>
    <w:rsid w:val="00D82DE1"/>
    <w:rsid w:val="00D82E53"/>
    <w:rsid w:val="00D82E9B"/>
    <w:rsid w:val="00D83100"/>
    <w:rsid w:val="00D83358"/>
    <w:rsid w:val="00D842D1"/>
    <w:rsid w:val="00D8449A"/>
    <w:rsid w:val="00D846C7"/>
    <w:rsid w:val="00D84A96"/>
    <w:rsid w:val="00D84B4F"/>
    <w:rsid w:val="00D84F3F"/>
    <w:rsid w:val="00D85D6F"/>
    <w:rsid w:val="00D8621D"/>
    <w:rsid w:val="00D86559"/>
    <w:rsid w:val="00D86754"/>
    <w:rsid w:val="00D86DF3"/>
    <w:rsid w:val="00D87855"/>
    <w:rsid w:val="00D87BA1"/>
    <w:rsid w:val="00D87D11"/>
    <w:rsid w:val="00D9019B"/>
    <w:rsid w:val="00D90230"/>
    <w:rsid w:val="00D90648"/>
    <w:rsid w:val="00D90911"/>
    <w:rsid w:val="00D911A3"/>
    <w:rsid w:val="00D914A7"/>
    <w:rsid w:val="00D91A7F"/>
    <w:rsid w:val="00D91BBF"/>
    <w:rsid w:val="00D91E7F"/>
    <w:rsid w:val="00D92203"/>
    <w:rsid w:val="00D933DC"/>
    <w:rsid w:val="00D93BE9"/>
    <w:rsid w:val="00D93D7E"/>
    <w:rsid w:val="00D94677"/>
    <w:rsid w:val="00D949DB"/>
    <w:rsid w:val="00D949FF"/>
    <w:rsid w:val="00D95FA8"/>
    <w:rsid w:val="00D96999"/>
    <w:rsid w:val="00D96EBA"/>
    <w:rsid w:val="00D96F51"/>
    <w:rsid w:val="00D9721A"/>
    <w:rsid w:val="00D97274"/>
    <w:rsid w:val="00D977CB"/>
    <w:rsid w:val="00D97C7D"/>
    <w:rsid w:val="00DA02C8"/>
    <w:rsid w:val="00DA06F4"/>
    <w:rsid w:val="00DA17FC"/>
    <w:rsid w:val="00DA185F"/>
    <w:rsid w:val="00DA1A48"/>
    <w:rsid w:val="00DA1AF6"/>
    <w:rsid w:val="00DA1CA9"/>
    <w:rsid w:val="00DA1FA3"/>
    <w:rsid w:val="00DA226F"/>
    <w:rsid w:val="00DA2BE0"/>
    <w:rsid w:val="00DA3260"/>
    <w:rsid w:val="00DA35BB"/>
    <w:rsid w:val="00DA3A83"/>
    <w:rsid w:val="00DA42D0"/>
    <w:rsid w:val="00DA5A2B"/>
    <w:rsid w:val="00DA5E48"/>
    <w:rsid w:val="00DA79F0"/>
    <w:rsid w:val="00DB02B6"/>
    <w:rsid w:val="00DB0C51"/>
    <w:rsid w:val="00DB1E1A"/>
    <w:rsid w:val="00DB20AC"/>
    <w:rsid w:val="00DB20D4"/>
    <w:rsid w:val="00DB26C0"/>
    <w:rsid w:val="00DB2AA2"/>
    <w:rsid w:val="00DB2AA7"/>
    <w:rsid w:val="00DB3FB6"/>
    <w:rsid w:val="00DB4919"/>
    <w:rsid w:val="00DB4FAE"/>
    <w:rsid w:val="00DB5536"/>
    <w:rsid w:val="00DB56E3"/>
    <w:rsid w:val="00DB6CB4"/>
    <w:rsid w:val="00DC0F16"/>
    <w:rsid w:val="00DC11FB"/>
    <w:rsid w:val="00DC167B"/>
    <w:rsid w:val="00DC3593"/>
    <w:rsid w:val="00DC385C"/>
    <w:rsid w:val="00DC3BE6"/>
    <w:rsid w:val="00DC3ED3"/>
    <w:rsid w:val="00DC4842"/>
    <w:rsid w:val="00DC57CA"/>
    <w:rsid w:val="00DC5A8C"/>
    <w:rsid w:val="00DC6C01"/>
    <w:rsid w:val="00DC785A"/>
    <w:rsid w:val="00DC7BB2"/>
    <w:rsid w:val="00DC7CF4"/>
    <w:rsid w:val="00DD00E5"/>
    <w:rsid w:val="00DD03CA"/>
    <w:rsid w:val="00DD058F"/>
    <w:rsid w:val="00DD060D"/>
    <w:rsid w:val="00DD0AA7"/>
    <w:rsid w:val="00DD10A4"/>
    <w:rsid w:val="00DD1DD8"/>
    <w:rsid w:val="00DD3F2F"/>
    <w:rsid w:val="00DD4901"/>
    <w:rsid w:val="00DD52AA"/>
    <w:rsid w:val="00DD56E7"/>
    <w:rsid w:val="00DD601A"/>
    <w:rsid w:val="00DD67FA"/>
    <w:rsid w:val="00DD6AF5"/>
    <w:rsid w:val="00DD7534"/>
    <w:rsid w:val="00DD7AD4"/>
    <w:rsid w:val="00DE0A6E"/>
    <w:rsid w:val="00DE11DD"/>
    <w:rsid w:val="00DE1DC2"/>
    <w:rsid w:val="00DE22DD"/>
    <w:rsid w:val="00DE2D01"/>
    <w:rsid w:val="00DE3765"/>
    <w:rsid w:val="00DE3888"/>
    <w:rsid w:val="00DE3BE3"/>
    <w:rsid w:val="00DE40C4"/>
    <w:rsid w:val="00DE617A"/>
    <w:rsid w:val="00DE68AF"/>
    <w:rsid w:val="00DE69B9"/>
    <w:rsid w:val="00DE6BFC"/>
    <w:rsid w:val="00DE74D1"/>
    <w:rsid w:val="00DF0450"/>
    <w:rsid w:val="00DF051B"/>
    <w:rsid w:val="00DF0F22"/>
    <w:rsid w:val="00DF167C"/>
    <w:rsid w:val="00DF19D3"/>
    <w:rsid w:val="00DF1EBF"/>
    <w:rsid w:val="00DF2DDA"/>
    <w:rsid w:val="00DF2E5E"/>
    <w:rsid w:val="00DF337D"/>
    <w:rsid w:val="00DF34A3"/>
    <w:rsid w:val="00DF3802"/>
    <w:rsid w:val="00DF3DCB"/>
    <w:rsid w:val="00DF4D92"/>
    <w:rsid w:val="00DF5023"/>
    <w:rsid w:val="00DF5D93"/>
    <w:rsid w:val="00DF5DFD"/>
    <w:rsid w:val="00DF66DA"/>
    <w:rsid w:val="00DF67E2"/>
    <w:rsid w:val="00E002FC"/>
    <w:rsid w:val="00E008FC"/>
    <w:rsid w:val="00E00AD2"/>
    <w:rsid w:val="00E01873"/>
    <w:rsid w:val="00E0199E"/>
    <w:rsid w:val="00E01FFA"/>
    <w:rsid w:val="00E022C5"/>
    <w:rsid w:val="00E02346"/>
    <w:rsid w:val="00E03076"/>
    <w:rsid w:val="00E031E1"/>
    <w:rsid w:val="00E03613"/>
    <w:rsid w:val="00E03955"/>
    <w:rsid w:val="00E04DB9"/>
    <w:rsid w:val="00E0576D"/>
    <w:rsid w:val="00E06A92"/>
    <w:rsid w:val="00E073E3"/>
    <w:rsid w:val="00E0754F"/>
    <w:rsid w:val="00E109CE"/>
    <w:rsid w:val="00E112D3"/>
    <w:rsid w:val="00E1138D"/>
    <w:rsid w:val="00E11613"/>
    <w:rsid w:val="00E11A2B"/>
    <w:rsid w:val="00E11D2B"/>
    <w:rsid w:val="00E11F63"/>
    <w:rsid w:val="00E127BF"/>
    <w:rsid w:val="00E12AC7"/>
    <w:rsid w:val="00E12FB4"/>
    <w:rsid w:val="00E1313B"/>
    <w:rsid w:val="00E14C24"/>
    <w:rsid w:val="00E15181"/>
    <w:rsid w:val="00E15D07"/>
    <w:rsid w:val="00E16714"/>
    <w:rsid w:val="00E16A16"/>
    <w:rsid w:val="00E178C4"/>
    <w:rsid w:val="00E17B53"/>
    <w:rsid w:val="00E2016A"/>
    <w:rsid w:val="00E202B4"/>
    <w:rsid w:val="00E21163"/>
    <w:rsid w:val="00E2202E"/>
    <w:rsid w:val="00E2328E"/>
    <w:rsid w:val="00E2362F"/>
    <w:rsid w:val="00E24971"/>
    <w:rsid w:val="00E24F6F"/>
    <w:rsid w:val="00E24F96"/>
    <w:rsid w:val="00E2512A"/>
    <w:rsid w:val="00E251EB"/>
    <w:rsid w:val="00E256FD"/>
    <w:rsid w:val="00E25C23"/>
    <w:rsid w:val="00E25CFE"/>
    <w:rsid w:val="00E261E9"/>
    <w:rsid w:val="00E2678B"/>
    <w:rsid w:val="00E267F7"/>
    <w:rsid w:val="00E270EB"/>
    <w:rsid w:val="00E27513"/>
    <w:rsid w:val="00E30103"/>
    <w:rsid w:val="00E302E4"/>
    <w:rsid w:val="00E30622"/>
    <w:rsid w:val="00E30669"/>
    <w:rsid w:val="00E3087D"/>
    <w:rsid w:val="00E308B7"/>
    <w:rsid w:val="00E30B65"/>
    <w:rsid w:val="00E30EB4"/>
    <w:rsid w:val="00E310EE"/>
    <w:rsid w:val="00E3120C"/>
    <w:rsid w:val="00E3127E"/>
    <w:rsid w:val="00E31C8D"/>
    <w:rsid w:val="00E31C9C"/>
    <w:rsid w:val="00E3257C"/>
    <w:rsid w:val="00E331F7"/>
    <w:rsid w:val="00E33384"/>
    <w:rsid w:val="00E338B1"/>
    <w:rsid w:val="00E33ECF"/>
    <w:rsid w:val="00E341DF"/>
    <w:rsid w:val="00E34454"/>
    <w:rsid w:val="00E34662"/>
    <w:rsid w:val="00E34B4B"/>
    <w:rsid w:val="00E34C1E"/>
    <w:rsid w:val="00E34C3D"/>
    <w:rsid w:val="00E351B4"/>
    <w:rsid w:val="00E35441"/>
    <w:rsid w:val="00E3585B"/>
    <w:rsid w:val="00E35A00"/>
    <w:rsid w:val="00E35A47"/>
    <w:rsid w:val="00E35E36"/>
    <w:rsid w:val="00E36204"/>
    <w:rsid w:val="00E36802"/>
    <w:rsid w:val="00E36EC2"/>
    <w:rsid w:val="00E40F1C"/>
    <w:rsid w:val="00E40FD0"/>
    <w:rsid w:val="00E410B0"/>
    <w:rsid w:val="00E413BA"/>
    <w:rsid w:val="00E4176D"/>
    <w:rsid w:val="00E43038"/>
    <w:rsid w:val="00E43073"/>
    <w:rsid w:val="00E4320B"/>
    <w:rsid w:val="00E434A4"/>
    <w:rsid w:val="00E434D3"/>
    <w:rsid w:val="00E43D5F"/>
    <w:rsid w:val="00E45C8F"/>
    <w:rsid w:val="00E46550"/>
    <w:rsid w:val="00E504FC"/>
    <w:rsid w:val="00E505C5"/>
    <w:rsid w:val="00E50994"/>
    <w:rsid w:val="00E50D5B"/>
    <w:rsid w:val="00E50FA0"/>
    <w:rsid w:val="00E516E7"/>
    <w:rsid w:val="00E51DCD"/>
    <w:rsid w:val="00E5232F"/>
    <w:rsid w:val="00E52C9D"/>
    <w:rsid w:val="00E52FA2"/>
    <w:rsid w:val="00E53208"/>
    <w:rsid w:val="00E532AE"/>
    <w:rsid w:val="00E55816"/>
    <w:rsid w:val="00E55E17"/>
    <w:rsid w:val="00E56198"/>
    <w:rsid w:val="00E57066"/>
    <w:rsid w:val="00E57ADD"/>
    <w:rsid w:val="00E57D26"/>
    <w:rsid w:val="00E6049E"/>
    <w:rsid w:val="00E615F0"/>
    <w:rsid w:val="00E616C0"/>
    <w:rsid w:val="00E61FBA"/>
    <w:rsid w:val="00E620C8"/>
    <w:rsid w:val="00E623FE"/>
    <w:rsid w:val="00E6262D"/>
    <w:rsid w:val="00E64008"/>
    <w:rsid w:val="00E646C8"/>
    <w:rsid w:val="00E64AB8"/>
    <w:rsid w:val="00E64B2F"/>
    <w:rsid w:val="00E64E76"/>
    <w:rsid w:val="00E64EB2"/>
    <w:rsid w:val="00E655F2"/>
    <w:rsid w:val="00E65607"/>
    <w:rsid w:val="00E6661A"/>
    <w:rsid w:val="00E67313"/>
    <w:rsid w:val="00E67E2B"/>
    <w:rsid w:val="00E67F8E"/>
    <w:rsid w:val="00E67FD0"/>
    <w:rsid w:val="00E70296"/>
    <w:rsid w:val="00E70ADE"/>
    <w:rsid w:val="00E70BE2"/>
    <w:rsid w:val="00E70C39"/>
    <w:rsid w:val="00E71150"/>
    <w:rsid w:val="00E7133C"/>
    <w:rsid w:val="00E716DA"/>
    <w:rsid w:val="00E72072"/>
    <w:rsid w:val="00E7266E"/>
    <w:rsid w:val="00E72995"/>
    <w:rsid w:val="00E735EA"/>
    <w:rsid w:val="00E736BE"/>
    <w:rsid w:val="00E73A69"/>
    <w:rsid w:val="00E73FCD"/>
    <w:rsid w:val="00E743DC"/>
    <w:rsid w:val="00E74D44"/>
    <w:rsid w:val="00E74E94"/>
    <w:rsid w:val="00E75839"/>
    <w:rsid w:val="00E75996"/>
    <w:rsid w:val="00E75D5C"/>
    <w:rsid w:val="00E76BF5"/>
    <w:rsid w:val="00E77497"/>
    <w:rsid w:val="00E77601"/>
    <w:rsid w:val="00E778E8"/>
    <w:rsid w:val="00E8063C"/>
    <w:rsid w:val="00E8099C"/>
    <w:rsid w:val="00E80C04"/>
    <w:rsid w:val="00E82293"/>
    <w:rsid w:val="00E8285C"/>
    <w:rsid w:val="00E8296D"/>
    <w:rsid w:val="00E829E9"/>
    <w:rsid w:val="00E831E0"/>
    <w:rsid w:val="00E83239"/>
    <w:rsid w:val="00E833E0"/>
    <w:rsid w:val="00E8362A"/>
    <w:rsid w:val="00E83D46"/>
    <w:rsid w:val="00E83F06"/>
    <w:rsid w:val="00E841F9"/>
    <w:rsid w:val="00E8427A"/>
    <w:rsid w:val="00E84440"/>
    <w:rsid w:val="00E844C3"/>
    <w:rsid w:val="00E84705"/>
    <w:rsid w:val="00E857D7"/>
    <w:rsid w:val="00E85933"/>
    <w:rsid w:val="00E85B0D"/>
    <w:rsid w:val="00E85BA9"/>
    <w:rsid w:val="00E85CDE"/>
    <w:rsid w:val="00E86062"/>
    <w:rsid w:val="00E86951"/>
    <w:rsid w:val="00E86AB1"/>
    <w:rsid w:val="00E87049"/>
    <w:rsid w:val="00E87BA9"/>
    <w:rsid w:val="00E87D85"/>
    <w:rsid w:val="00E900B2"/>
    <w:rsid w:val="00E9015E"/>
    <w:rsid w:val="00E902DF"/>
    <w:rsid w:val="00E90C09"/>
    <w:rsid w:val="00E90DE1"/>
    <w:rsid w:val="00E910AB"/>
    <w:rsid w:val="00E91684"/>
    <w:rsid w:val="00E91C5A"/>
    <w:rsid w:val="00E92142"/>
    <w:rsid w:val="00E92241"/>
    <w:rsid w:val="00E9225A"/>
    <w:rsid w:val="00E9230D"/>
    <w:rsid w:val="00E92B6F"/>
    <w:rsid w:val="00E92D16"/>
    <w:rsid w:val="00E92F4E"/>
    <w:rsid w:val="00E93A6B"/>
    <w:rsid w:val="00E93ECC"/>
    <w:rsid w:val="00E940F5"/>
    <w:rsid w:val="00E941DF"/>
    <w:rsid w:val="00E94595"/>
    <w:rsid w:val="00E95156"/>
    <w:rsid w:val="00E97CD5"/>
    <w:rsid w:val="00EA011C"/>
    <w:rsid w:val="00EA0DE1"/>
    <w:rsid w:val="00EA1091"/>
    <w:rsid w:val="00EA1660"/>
    <w:rsid w:val="00EA2981"/>
    <w:rsid w:val="00EA2BC3"/>
    <w:rsid w:val="00EA2FE5"/>
    <w:rsid w:val="00EA3025"/>
    <w:rsid w:val="00EA334C"/>
    <w:rsid w:val="00EA396B"/>
    <w:rsid w:val="00EA459A"/>
    <w:rsid w:val="00EA4DE5"/>
    <w:rsid w:val="00EA53B2"/>
    <w:rsid w:val="00EA5490"/>
    <w:rsid w:val="00EA5A25"/>
    <w:rsid w:val="00EB00EC"/>
    <w:rsid w:val="00EB21A2"/>
    <w:rsid w:val="00EB2233"/>
    <w:rsid w:val="00EB2D45"/>
    <w:rsid w:val="00EB3012"/>
    <w:rsid w:val="00EB3343"/>
    <w:rsid w:val="00EB4124"/>
    <w:rsid w:val="00EB44F1"/>
    <w:rsid w:val="00EB4832"/>
    <w:rsid w:val="00EB484E"/>
    <w:rsid w:val="00EB4C9B"/>
    <w:rsid w:val="00EB4D96"/>
    <w:rsid w:val="00EB4E12"/>
    <w:rsid w:val="00EB513D"/>
    <w:rsid w:val="00EB58E2"/>
    <w:rsid w:val="00EB5C99"/>
    <w:rsid w:val="00EB5E73"/>
    <w:rsid w:val="00EB6292"/>
    <w:rsid w:val="00EB65A9"/>
    <w:rsid w:val="00EB66C5"/>
    <w:rsid w:val="00EB6C53"/>
    <w:rsid w:val="00EB721B"/>
    <w:rsid w:val="00EC0F55"/>
    <w:rsid w:val="00EC12E6"/>
    <w:rsid w:val="00EC260B"/>
    <w:rsid w:val="00EC37FE"/>
    <w:rsid w:val="00EC3D64"/>
    <w:rsid w:val="00EC44D2"/>
    <w:rsid w:val="00EC5C57"/>
    <w:rsid w:val="00EC5F3F"/>
    <w:rsid w:val="00EC6222"/>
    <w:rsid w:val="00EC6D14"/>
    <w:rsid w:val="00EC7511"/>
    <w:rsid w:val="00EC7E03"/>
    <w:rsid w:val="00ED0164"/>
    <w:rsid w:val="00ED017B"/>
    <w:rsid w:val="00ED0206"/>
    <w:rsid w:val="00ED0421"/>
    <w:rsid w:val="00ED0FB9"/>
    <w:rsid w:val="00ED1330"/>
    <w:rsid w:val="00ED1773"/>
    <w:rsid w:val="00ED3510"/>
    <w:rsid w:val="00ED38CF"/>
    <w:rsid w:val="00ED3A6F"/>
    <w:rsid w:val="00ED3F06"/>
    <w:rsid w:val="00ED437F"/>
    <w:rsid w:val="00ED49F9"/>
    <w:rsid w:val="00ED4A5E"/>
    <w:rsid w:val="00ED4CF2"/>
    <w:rsid w:val="00ED59EA"/>
    <w:rsid w:val="00ED5A29"/>
    <w:rsid w:val="00ED5BC6"/>
    <w:rsid w:val="00ED63E6"/>
    <w:rsid w:val="00ED6A38"/>
    <w:rsid w:val="00ED6BFA"/>
    <w:rsid w:val="00ED6F5A"/>
    <w:rsid w:val="00ED71F3"/>
    <w:rsid w:val="00ED74C4"/>
    <w:rsid w:val="00ED76F0"/>
    <w:rsid w:val="00ED7A7F"/>
    <w:rsid w:val="00EE02FC"/>
    <w:rsid w:val="00EE0B7E"/>
    <w:rsid w:val="00EE1D9F"/>
    <w:rsid w:val="00EE2F61"/>
    <w:rsid w:val="00EE3777"/>
    <w:rsid w:val="00EE450C"/>
    <w:rsid w:val="00EE4535"/>
    <w:rsid w:val="00EE5022"/>
    <w:rsid w:val="00EE5360"/>
    <w:rsid w:val="00EE5475"/>
    <w:rsid w:val="00EE563E"/>
    <w:rsid w:val="00EE56D8"/>
    <w:rsid w:val="00EE5A58"/>
    <w:rsid w:val="00EE5BA6"/>
    <w:rsid w:val="00EE663E"/>
    <w:rsid w:val="00EE6C8A"/>
    <w:rsid w:val="00EE6F70"/>
    <w:rsid w:val="00EE70A9"/>
    <w:rsid w:val="00EE799C"/>
    <w:rsid w:val="00EE7D15"/>
    <w:rsid w:val="00EF0BB6"/>
    <w:rsid w:val="00EF0BF0"/>
    <w:rsid w:val="00EF211E"/>
    <w:rsid w:val="00EF27D3"/>
    <w:rsid w:val="00EF29FB"/>
    <w:rsid w:val="00EF2DEE"/>
    <w:rsid w:val="00EF2E32"/>
    <w:rsid w:val="00EF3102"/>
    <w:rsid w:val="00EF35B0"/>
    <w:rsid w:val="00EF36B0"/>
    <w:rsid w:val="00EF38B3"/>
    <w:rsid w:val="00EF3F82"/>
    <w:rsid w:val="00EF42D5"/>
    <w:rsid w:val="00EF4AE0"/>
    <w:rsid w:val="00EF5445"/>
    <w:rsid w:val="00EF5571"/>
    <w:rsid w:val="00EF58C4"/>
    <w:rsid w:val="00EF5D09"/>
    <w:rsid w:val="00EF712F"/>
    <w:rsid w:val="00EF715D"/>
    <w:rsid w:val="00EF7A2D"/>
    <w:rsid w:val="00EF7CC2"/>
    <w:rsid w:val="00EF7FF4"/>
    <w:rsid w:val="00F00A38"/>
    <w:rsid w:val="00F00AB3"/>
    <w:rsid w:val="00F01263"/>
    <w:rsid w:val="00F0134C"/>
    <w:rsid w:val="00F01D66"/>
    <w:rsid w:val="00F01F36"/>
    <w:rsid w:val="00F01FAB"/>
    <w:rsid w:val="00F02068"/>
    <w:rsid w:val="00F027D4"/>
    <w:rsid w:val="00F02986"/>
    <w:rsid w:val="00F02A92"/>
    <w:rsid w:val="00F040E6"/>
    <w:rsid w:val="00F04440"/>
    <w:rsid w:val="00F046B9"/>
    <w:rsid w:val="00F046F6"/>
    <w:rsid w:val="00F049A2"/>
    <w:rsid w:val="00F049FE"/>
    <w:rsid w:val="00F05DE6"/>
    <w:rsid w:val="00F071F7"/>
    <w:rsid w:val="00F07225"/>
    <w:rsid w:val="00F0771A"/>
    <w:rsid w:val="00F07EA0"/>
    <w:rsid w:val="00F10007"/>
    <w:rsid w:val="00F10469"/>
    <w:rsid w:val="00F117AC"/>
    <w:rsid w:val="00F11B4B"/>
    <w:rsid w:val="00F12A45"/>
    <w:rsid w:val="00F12BD1"/>
    <w:rsid w:val="00F136D0"/>
    <w:rsid w:val="00F149AB"/>
    <w:rsid w:val="00F15728"/>
    <w:rsid w:val="00F15F6E"/>
    <w:rsid w:val="00F15F78"/>
    <w:rsid w:val="00F165A7"/>
    <w:rsid w:val="00F17683"/>
    <w:rsid w:val="00F176EA"/>
    <w:rsid w:val="00F17A64"/>
    <w:rsid w:val="00F20A95"/>
    <w:rsid w:val="00F20A98"/>
    <w:rsid w:val="00F20C07"/>
    <w:rsid w:val="00F20F24"/>
    <w:rsid w:val="00F210F3"/>
    <w:rsid w:val="00F2131D"/>
    <w:rsid w:val="00F21509"/>
    <w:rsid w:val="00F21747"/>
    <w:rsid w:val="00F21B04"/>
    <w:rsid w:val="00F230C0"/>
    <w:rsid w:val="00F23B96"/>
    <w:rsid w:val="00F23BB1"/>
    <w:rsid w:val="00F24531"/>
    <w:rsid w:val="00F24C93"/>
    <w:rsid w:val="00F2548B"/>
    <w:rsid w:val="00F254F7"/>
    <w:rsid w:val="00F25B67"/>
    <w:rsid w:val="00F25B7F"/>
    <w:rsid w:val="00F26706"/>
    <w:rsid w:val="00F26786"/>
    <w:rsid w:val="00F26FE4"/>
    <w:rsid w:val="00F271F5"/>
    <w:rsid w:val="00F27201"/>
    <w:rsid w:val="00F277C5"/>
    <w:rsid w:val="00F278ED"/>
    <w:rsid w:val="00F30430"/>
    <w:rsid w:val="00F30DC6"/>
    <w:rsid w:val="00F318E7"/>
    <w:rsid w:val="00F31B2F"/>
    <w:rsid w:val="00F323C4"/>
    <w:rsid w:val="00F3276C"/>
    <w:rsid w:val="00F32A08"/>
    <w:rsid w:val="00F341D8"/>
    <w:rsid w:val="00F35EA6"/>
    <w:rsid w:val="00F364EA"/>
    <w:rsid w:val="00F36D02"/>
    <w:rsid w:val="00F36F4D"/>
    <w:rsid w:val="00F37120"/>
    <w:rsid w:val="00F37510"/>
    <w:rsid w:val="00F37B6F"/>
    <w:rsid w:val="00F37FA2"/>
    <w:rsid w:val="00F41AD6"/>
    <w:rsid w:val="00F422E3"/>
    <w:rsid w:val="00F426BC"/>
    <w:rsid w:val="00F42DCC"/>
    <w:rsid w:val="00F42E56"/>
    <w:rsid w:val="00F436A0"/>
    <w:rsid w:val="00F443CE"/>
    <w:rsid w:val="00F445AB"/>
    <w:rsid w:val="00F44AB5"/>
    <w:rsid w:val="00F44F9D"/>
    <w:rsid w:val="00F452E3"/>
    <w:rsid w:val="00F457B8"/>
    <w:rsid w:val="00F457F2"/>
    <w:rsid w:val="00F45AAB"/>
    <w:rsid w:val="00F45EA0"/>
    <w:rsid w:val="00F46185"/>
    <w:rsid w:val="00F475F6"/>
    <w:rsid w:val="00F47833"/>
    <w:rsid w:val="00F47B07"/>
    <w:rsid w:val="00F47D2B"/>
    <w:rsid w:val="00F5008D"/>
    <w:rsid w:val="00F5050F"/>
    <w:rsid w:val="00F5082E"/>
    <w:rsid w:val="00F5096A"/>
    <w:rsid w:val="00F50A29"/>
    <w:rsid w:val="00F513F7"/>
    <w:rsid w:val="00F51743"/>
    <w:rsid w:val="00F538FF"/>
    <w:rsid w:val="00F54B40"/>
    <w:rsid w:val="00F54EBF"/>
    <w:rsid w:val="00F55006"/>
    <w:rsid w:val="00F55141"/>
    <w:rsid w:val="00F55F20"/>
    <w:rsid w:val="00F561EE"/>
    <w:rsid w:val="00F56276"/>
    <w:rsid w:val="00F56627"/>
    <w:rsid w:val="00F603D3"/>
    <w:rsid w:val="00F6040A"/>
    <w:rsid w:val="00F60FB6"/>
    <w:rsid w:val="00F61F38"/>
    <w:rsid w:val="00F62A53"/>
    <w:rsid w:val="00F62E65"/>
    <w:rsid w:val="00F63BD9"/>
    <w:rsid w:val="00F6403F"/>
    <w:rsid w:val="00F648EF"/>
    <w:rsid w:val="00F655E3"/>
    <w:rsid w:val="00F67045"/>
    <w:rsid w:val="00F6786D"/>
    <w:rsid w:val="00F67B6E"/>
    <w:rsid w:val="00F70E0B"/>
    <w:rsid w:val="00F70E2B"/>
    <w:rsid w:val="00F71E0C"/>
    <w:rsid w:val="00F727B8"/>
    <w:rsid w:val="00F73101"/>
    <w:rsid w:val="00F731B5"/>
    <w:rsid w:val="00F73C6A"/>
    <w:rsid w:val="00F75274"/>
    <w:rsid w:val="00F754F5"/>
    <w:rsid w:val="00F75CD9"/>
    <w:rsid w:val="00F75DD3"/>
    <w:rsid w:val="00F762DC"/>
    <w:rsid w:val="00F76925"/>
    <w:rsid w:val="00F76CB7"/>
    <w:rsid w:val="00F77276"/>
    <w:rsid w:val="00F777D9"/>
    <w:rsid w:val="00F77C4B"/>
    <w:rsid w:val="00F77EA7"/>
    <w:rsid w:val="00F77FAA"/>
    <w:rsid w:val="00F802B7"/>
    <w:rsid w:val="00F80332"/>
    <w:rsid w:val="00F80832"/>
    <w:rsid w:val="00F808DB"/>
    <w:rsid w:val="00F80932"/>
    <w:rsid w:val="00F80ACD"/>
    <w:rsid w:val="00F80F98"/>
    <w:rsid w:val="00F81201"/>
    <w:rsid w:val="00F81758"/>
    <w:rsid w:val="00F826B8"/>
    <w:rsid w:val="00F82FC4"/>
    <w:rsid w:val="00F83079"/>
    <w:rsid w:val="00F8341C"/>
    <w:rsid w:val="00F8355F"/>
    <w:rsid w:val="00F844C7"/>
    <w:rsid w:val="00F8481F"/>
    <w:rsid w:val="00F84AD8"/>
    <w:rsid w:val="00F8583F"/>
    <w:rsid w:val="00F86019"/>
    <w:rsid w:val="00F86024"/>
    <w:rsid w:val="00F863F5"/>
    <w:rsid w:val="00F864B4"/>
    <w:rsid w:val="00F875BB"/>
    <w:rsid w:val="00F87CC1"/>
    <w:rsid w:val="00F87F89"/>
    <w:rsid w:val="00F87FDE"/>
    <w:rsid w:val="00F904E9"/>
    <w:rsid w:val="00F90663"/>
    <w:rsid w:val="00F90AFB"/>
    <w:rsid w:val="00F9201D"/>
    <w:rsid w:val="00F92281"/>
    <w:rsid w:val="00F92770"/>
    <w:rsid w:val="00F92E57"/>
    <w:rsid w:val="00F93492"/>
    <w:rsid w:val="00F937DC"/>
    <w:rsid w:val="00F94F7F"/>
    <w:rsid w:val="00F95766"/>
    <w:rsid w:val="00F961D3"/>
    <w:rsid w:val="00F975E2"/>
    <w:rsid w:val="00FA05C4"/>
    <w:rsid w:val="00FA1603"/>
    <w:rsid w:val="00FA1AA4"/>
    <w:rsid w:val="00FA225E"/>
    <w:rsid w:val="00FA27C0"/>
    <w:rsid w:val="00FA2F04"/>
    <w:rsid w:val="00FA3B74"/>
    <w:rsid w:val="00FA3FFE"/>
    <w:rsid w:val="00FA4A24"/>
    <w:rsid w:val="00FA4CEE"/>
    <w:rsid w:val="00FA50AF"/>
    <w:rsid w:val="00FA531A"/>
    <w:rsid w:val="00FA5362"/>
    <w:rsid w:val="00FA5665"/>
    <w:rsid w:val="00FA5B3F"/>
    <w:rsid w:val="00FA5F2E"/>
    <w:rsid w:val="00FA67D1"/>
    <w:rsid w:val="00FA68E2"/>
    <w:rsid w:val="00FA6B18"/>
    <w:rsid w:val="00FA7145"/>
    <w:rsid w:val="00FA7C77"/>
    <w:rsid w:val="00FB0C01"/>
    <w:rsid w:val="00FB0E6F"/>
    <w:rsid w:val="00FB1972"/>
    <w:rsid w:val="00FB1D08"/>
    <w:rsid w:val="00FB20E0"/>
    <w:rsid w:val="00FB2A16"/>
    <w:rsid w:val="00FB2C4A"/>
    <w:rsid w:val="00FB318B"/>
    <w:rsid w:val="00FB36E3"/>
    <w:rsid w:val="00FB3C5C"/>
    <w:rsid w:val="00FB3FE2"/>
    <w:rsid w:val="00FB47CE"/>
    <w:rsid w:val="00FB48F4"/>
    <w:rsid w:val="00FB4EDD"/>
    <w:rsid w:val="00FB5BCA"/>
    <w:rsid w:val="00FB62EB"/>
    <w:rsid w:val="00FB6310"/>
    <w:rsid w:val="00FB6A6F"/>
    <w:rsid w:val="00FB6F61"/>
    <w:rsid w:val="00FB78A5"/>
    <w:rsid w:val="00FB7FD1"/>
    <w:rsid w:val="00FC06E2"/>
    <w:rsid w:val="00FC075F"/>
    <w:rsid w:val="00FC0971"/>
    <w:rsid w:val="00FC186F"/>
    <w:rsid w:val="00FC1925"/>
    <w:rsid w:val="00FC1AB0"/>
    <w:rsid w:val="00FC2B25"/>
    <w:rsid w:val="00FC328E"/>
    <w:rsid w:val="00FC3858"/>
    <w:rsid w:val="00FC3AAB"/>
    <w:rsid w:val="00FC3E3F"/>
    <w:rsid w:val="00FC5FAD"/>
    <w:rsid w:val="00FC66CF"/>
    <w:rsid w:val="00FC67B4"/>
    <w:rsid w:val="00FC724E"/>
    <w:rsid w:val="00FC7703"/>
    <w:rsid w:val="00FD0211"/>
    <w:rsid w:val="00FD07BD"/>
    <w:rsid w:val="00FD13DB"/>
    <w:rsid w:val="00FD266E"/>
    <w:rsid w:val="00FD3F73"/>
    <w:rsid w:val="00FD4421"/>
    <w:rsid w:val="00FD4A99"/>
    <w:rsid w:val="00FD4DC3"/>
    <w:rsid w:val="00FD515A"/>
    <w:rsid w:val="00FD5696"/>
    <w:rsid w:val="00FD5806"/>
    <w:rsid w:val="00FD5C5D"/>
    <w:rsid w:val="00FD6823"/>
    <w:rsid w:val="00FD6D41"/>
    <w:rsid w:val="00FD74A3"/>
    <w:rsid w:val="00FD7A20"/>
    <w:rsid w:val="00FD7C3D"/>
    <w:rsid w:val="00FD7D63"/>
    <w:rsid w:val="00FE0A77"/>
    <w:rsid w:val="00FE1196"/>
    <w:rsid w:val="00FE21F6"/>
    <w:rsid w:val="00FE2794"/>
    <w:rsid w:val="00FE2924"/>
    <w:rsid w:val="00FE31F5"/>
    <w:rsid w:val="00FE324B"/>
    <w:rsid w:val="00FE443E"/>
    <w:rsid w:val="00FE48AF"/>
    <w:rsid w:val="00FE4F12"/>
    <w:rsid w:val="00FE5747"/>
    <w:rsid w:val="00FE58A8"/>
    <w:rsid w:val="00FE5AAC"/>
    <w:rsid w:val="00FE5C97"/>
    <w:rsid w:val="00FE5CAA"/>
    <w:rsid w:val="00FE5FB8"/>
    <w:rsid w:val="00FE61A7"/>
    <w:rsid w:val="00FE64A6"/>
    <w:rsid w:val="00FE78A7"/>
    <w:rsid w:val="00FE78B9"/>
    <w:rsid w:val="00FE79B0"/>
    <w:rsid w:val="00FE7F29"/>
    <w:rsid w:val="00FF01DB"/>
    <w:rsid w:val="00FF0D56"/>
    <w:rsid w:val="00FF17C5"/>
    <w:rsid w:val="00FF1A2D"/>
    <w:rsid w:val="00FF1AB9"/>
    <w:rsid w:val="00FF1E65"/>
    <w:rsid w:val="00FF1F4F"/>
    <w:rsid w:val="00FF28DD"/>
    <w:rsid w:val="00FF2AE1"/>
    <w:rsid w:val="00FF2D6E"/>
    <w:rsid w:val="00FF3111"/>
    <w:rsid w:val="00FF3277"/>
    <w:rsid w:val="00FF33D1"/>
    <w:rsid w:val="00FF36C5"/>
    <w:rsid w:val="00FF4090"/>
    <w:rsid w:val="00FF43A7"/>
    <w:rsid w:val="00FF4D55"/>
    <w:rsid w:val="00FF53F8"/>
    <w:rsid w:val="00FF54E2"/>
    <w:rsid w:val="00FF5618"/>
    <w:rsid w:val="00FF5A71"/>
    <w:rsid w:val="00FF5E5B"/>
    <w:rsid w:val="00FF6287"/>
    <w:rsid w:val="00FF62FB"/>
    <w:rsid w:val="00FF655A"/>
    <w:rsid w:val="00FF6DBB"/>
    <w:rsid w:val="00FF7736"/>
    <w:rsid w:val="00FF783D"/>
    <w:rsid w:val="00FF7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C22C77"/>
  <w15:docId w15:val="{BB2729E3-160F-4C36-A2A1-4AF0014FF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color w:val="000000"/>
      <w:sz w:val="24"/>
      <w:szCs w:val="24"/>
    </w:rPr>
  </w:style>
  <w:style w:type="paragraph" w:styleId="Heading1">
    <w:name w:val="heading 1"/>
    <w:aliases w:val="KS_Heading 1"/>
    <w:basedOn w:val="Normal1"/>
    <w:next w:val="Normal1"/>
    <w:link w:val="Heading1Char"/>
    <w:qFormat/>
    <w:pPr>
      <w:keepNext/>
      <w:keepLines/>
      <w:spacing w:before="200" w:after="200"/>
      <w:outlineLvl w:val="0"/>
    </w:pPr>
    <w:rPr>
      <w:b/>
      <w:sz w:val="26"/>
      <w:szCs w:val="26"/>
    </w:rPr>
  </w:style>
  <w:style w:type="paragraph" w:styleId="Heading2">
    <w:name w:val="heading 2"/>
    <w:aliases w:val="KS_Heading 2"/>
    <w:basedOn w:val="Normal1"/>
    <w:next w:val="Normal1"/>
    <w:link w:val="Heading2Char"/>
    <w:qFormat/>
    <w:pPr>
      <w:keepNext/>
      <w:keepLines/>
      <w:spacing w:before="200" w:after="200"/>
      <w:outlineLvl w:val="1"/>
    </w:pPr>
    <w:rPr>
      <w:b/>
      <w:i/>
    </w:rPr>
  </w:style>
  <w:style w:type="paragraph" w:styleId="Heading3">
    <w:name w:val="heading 3"/>
    <w:aliases w:val="KS_Heading 3"/>
    <w:basedOn w:val="Normal1"/>
    <w:next w:val="Normal1"/>
    <w:link w:val="Heading3Char"/>
    <w:qFormat/>
    <w:pPr>
      <w:keepNext/>
      <w:keepLines/>
      <w:spacing w:before="200" w:after="200"/>
      <w:outlineLvl w:val="2"/>
    </w:pPr>
    <w:rPr>
      <w:b/>
      <w:sz w:val="26"/>
      <w:szCs w:val="26"/>
    </w:rPr>
  </w:style>
  <w:style w:type="paragraph" w:styleId="Heading4">
    <w:name w:val="heading 4"/>
    <w:basedOn w:val="Normal1"/>
    <w:next w:val="Normal1"/>
    <w:link w:val="Heading4Char"/>
    <w:qFormat/>
    <w:pPr>
      <w:keepNext/>
      <w:keepLines/>
      <w:spacing w:before="240" w:after="60"/>
      <w:ind w:left="864" w:hanging="864"/>
      <w:outlineLvl w:val="3"/>
    </w:pPr>
    <w:rPr>
      <w:b/>
    </w:rPr>
  </w:style>
  <w:style w:type="paragraph" w:styleId="Heading5">
    <w:name w:val="heading 5"/>
    <w:basedOn w:val="Normal1"/>
    <w:next w:val="Normal1"/>
    <w:link w:val="Heading5Char"/>
    <w:qFormat/>
    <w:pPr>
      <w:keepNext/>
      <w:keepLines/>
      <w:spacing w:before="240" w:after="60"/>
      <w:ind w:left="1008" w:hanging="1008"/>
      <w:outlineLvl w:val="4"/>
    </w:pPr>
    <w:rPr>
      <w:b/>
      <w:i/>
    </w:rPr>
  </w:style>
  <w:style w:type="paragraph" w:styleId="Heading6">
    <w:name w:val="heading 6"/>
    <w:basedOn w:val="Normal1"/>
    <w:next w:val="Normal1"/>
    <w:link w:val="Heading6Char"/>
    <w:qFormat/>
    <w:pPr>
      <w:keepNext/>
      <w:keepLines/>
      <w:spacing w:before="240" w:after="60"/>
      <w:ind w:left="1152" w:hanging="1152"/>
      <w:outlineLvl w:val="5"/>
    </w:pPr>
    <w:rPr>
      <w:b/>
      <w:sz w:val="22"/>
      <w:szCs w:val="22"/>
    </w:rPr>
  </w:style>
  <w:style w:type="paragraph" w:styleId="Heading7">
    <w:name w:val="heading 7"/>
    <w:basedOn w:val="Normal"/>
    <w:next w:val="Normal"/>
    <w:link w:val="Heading7Char"/>
    <w:uiPriority w:val="9"/>
    <w:semiHidden/>
    <w:unhideWhenUsed/>
    <w:qFormat/>
    <w:rsid w:val="00DA1AF6"/>
    <w:pPr>
      <w:keepNext/>
      <w:keepLines/>
      <w:spacing w:before="40" w:after="0" w:line="259" w:lineRule="auto"/>
      <w:jc w:val="left"/>
      <w:outlineLvl w:val="6"/>
    </w:pPr>
    <w:rPr>
      <w:rFonts w:ascii="Calibri" w:eastAsia="MS Gothic" w:hAnsi="Calibri"/>
      <w:i/>
      <w:iCs/>
      <w:color w:val="243F60"/>
      <w:sz w:val="22"/>
      <w:szCs w:val="22"/>
      <w:lang w:eastAsia="zh-CN"/>
    </w:rPr>
  </w:style>
  <w:style w:type="paragraph" w:styleId="Heading8">
    <w:name w:val="heading 8"/>
    <w:basedOn w:val="Normal"/>
    <w:next w:val="Normal"/>
    <w:link w:val="Heading8Char"/>
    <w:uiPriority w:val="9"/>
    <w:semiHidden/>
    <w:unhideWhenUsed/>
    <w:qFormat/>
    <w:rsid w:val="00DA1AF6"/>
    <w:pPr>
      <w:keepNext/>
      <w:keepLines/>
      <w:spacing w:before="40" w:after="0" w:line="259" w:lineRule="auto"/>
      <w:jc w:val="left"/>
      <w:outlineLvl w:val="7"/>
    </w:pPr>
    <w:rPr>
      <w:rFonts w:ascii="Calibri" w:eastAsia="MS Gothic" w:hAnsi="Calibri"/>
      <w:color w:val="272727"/>
      <w:sz w:val="21"/>
      <w:szCs w:val="21"/>
      <w:lang w:eastAsia="zh-CN"/>
    </w:rPr>
  </w:style>
  <w:style w:type="paragraph" w:styleId="Heading9">
    <w:name w:val="heading 9"/>
    <w:basedOn w:val="Normal"/>
    <w:next w:val="Normal"/>
    <w:link w:val="Heading9Char"/>
    <w:uiPriority w:val="9"/>
    <w:semiHidden/>
    <w:unhideWhenUsed/>
    <w:qFormat/>
    <w:rsid w:val="00DA1AF6"/>
    <w:pPr>
      <w:keepNext/>
      <w:keepLines/>
      <w:spacing w:before="40" w:after="0" w:line="259" w:lineRule="auto"/>
      <w:jc w:val="left"/>
      <w:outlineLvl w:val="8"/>
    </w:pPr>
    <w:rPr>
      <w:rFonts w:ascii="Calibri" w:eastAsia="MS Gothic" w:hAnsi="Calibri"/>
      <w:i/>
      <w:iCs/>
      <w:color w:val="272727"/>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20"/>
      <w:jc w:val="both"/>
    </w:pPr>
    <w:rPr>
      <w:color w:val="000000"/>
      <w:sz w:val="24"/>
      <w:szCs w:val="24"/>
    </w:rPr>
  </w:style>
  <w:style w:type="paragraph" w:styleId="Title">
    <w:name w:val="Title"/>
    <w:aliases w:val="KS_Title"/>
    <w:basedOn w:val="Normal1"/>
    <w:next w:val="Normal1"/>
    <w:link w:val="TitleChar"/>
    <w:uiPriority w:val="10"/>
    <w:qFormat/>
    <w:pPr>
      <w:keepNext/>
      <w:keepLines/>
      <w:spacing w:before="100"/>
      <w:jc w:val="center"/>
    </w:pPr>
    <w:rPr>
      <w:b/>
      <w:sz w:val="40"/>
      <w:szCs w:val="40"/>
    </w:rPr>
  </w:style>
  <w:style w:type="paragraph" w:styleId="Subtitle">
    <w:name w:val="Subtitle"/>
    <w:basedOn w:val="Normal1"/>
    <w:next w:val="Normal1"/>
    <w:link w:val="SubtitleChar"/>
    <w:pPr>
      <w:keepNext/>
      <w:keepLines/>
      <w:spacing w:before="360" w:after="80"/>
      <w:contextualSpacing/>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unhideWhenUsed/>
    <w:rsid w:val="00B81F93"/>
    <w:pPr>
      <w:spacing w:after="0"/>
    </w:pPr>
    <w:rPr>
      <w:rFonts w:ascii="Lucida Grande" w:hAnsi="Lucida Grande" w:cs="Lucida Grande"/>
      <w:sz w:val="18"/>
      <w:szCs w:val="18"/>
    </w:rPr>
  </w:style>
  <w:style w:type="character" w:customStyle="1" w:styleId="BalloonTextChar">
    <w:name w:val="Balloon Text Char"/>
    <w:link w:val="BalloonText"/>
    <w:uiPriority w:val="99"/>
    <w:rsid w:val="00B81F93"/>
    <w:rPr>
      <w:rFonts w:ascii="Lucida Grande" w:hAnsi="Lucida Grande" w:cs="Lucida Grande"/>
      <w:sz w:val="18"/>
      <w:szCs w:val="18"/>
    </w:rPr>
  </w:style>
  <w:style w:type="paragraph" w:styleId="Header">
    <w:name w:val="header"/>
    <w:basedOn w:val="Normal"/>
    <w:link w:val="HeaderChar"/>
    <w:uiPriority w:val="99"/>
    <w:unhideWhenUsed/>
    <w:rsid w:val="00B57037"/>
    <w:pPr>
      <w:tabs>
        <w:tab w:val="center" w:pos="4320"/>
        <w:tab w:val="right" w:pos="8640"/>
      </w:tabs>
      <w:spacing w:after="0"/>
    </w:pPr>
  </w:style>
  <w:style w:type="character" w:customStyle="1" w:styleId="HeaderChar">
    <w:name w:val="Header Char"/>
    <w:basedOn w:val="DefaultParagraphFont"/>
    <w:link w:val="Header"/>
    <w:uiPriority w:val="99"/>
    <w:rsid w:val="00B57037"/>
  </w:style>
  <w:style w:type="paragraph" w:styleId="Footer">
    <w:name w:val="footer"/>
    <w:basedOn w:val="Normal"/>
    <w:link w:val="FooterChar"/>
    <w:unhideWhenUsed/>
    <w:rsid w:val="00B57037"/>
    <w:pPr>
      <w:tabs>
        <w:tab w:val="center" w:pos="4320"/>
        <w:tab w:val="right" w:pos="8640"/>
      </w:tabs>
      <w:spacing w:after="0"/>
    </w:pPr>
  </w:style>
  <w:style w:type="character" w:customStyle="1" w:styleId="FooterChar">
    <w:name w:val="Footer Char"/>
    <w:basedOn w:val="DefaultParagraphFont"/>
    <w:link w:val="Footer"/>
    <w:uiPriority w:val="99"/>
    <w:rsid w:val="00B57037"/>
  </w:style>
  <w:style w:type="character" w:styleId="Hyperlink">
    <w:name w:val="Hyperlink"/>
    <w:uiPriority w:val="99"/>
    <w:unhideWhenUsed/>
    <w:rsid w:val="00FE31F5"/>
    <w:rPr>
      <w:color w:val="0000FF"/>
      <w:u w:val="single"/>
    </w:rPr>
  </w:style>
  <w:style w:type="character" w:styleId="FootnoteReference">
    <w:name w:val="footnote reference"/>
    <w:unhideWhenUsed/>
    <w:rsid w:val="00FE31F5"/>
    <w:rPr>
      <w:vertAlign w:val="superscript"/>
    </w:rPr>
  </w:style>
  <w:style w:type="paragraph" w:styleId="BodyText">
    <w:name w:val="Body Text"/>
    <w:basedOn w:val="Normal"/>
    <w:link w:val="BodyTextChar"/>
    <w:rsid w:val="00FE31F5"/>
    <w:pPr>
      <w:framePr w:w="4680" w:h="2112" w:hRule="exact" w:hSpace="187" w:wrap="around" w:vAnchor="page" w:hAnchor="page" w:x="1155" w:y="12245" w:anchorLock="1"/>
      <w:spacing w:after="0"/>
    </w:pPr>
    <w:rPr>
      <w:color w:val="auto"/>
      <w:sz w:val="16"/>
      <w:szCs w:val="20"/>
    </w:rPr>
  </w:style>
  <w:style w:type="character" w:customStyle="1" w:styleId="BodyTextChar">
    <w:name w:val="Body Text Char"/>
    <w:link w:val="BodyText"/>
    <w:rsid w:val="00FE31F5"/>
    <w:rPr>
      <w:color w:val="auto"/>
      <w:sz w:val="16"/>
      <w:szCs w:val="20"/>
    </w:rPr>
  </w:style>
  <w:style w:type="character" w:styleId="PlaceholderText">
    <w:name w:val="Placeholder Text"/>
    <w:uiPriority w:val="99"/>
    <w:semiHidden/>
    <w:rsid w:val="000A0484"/>
    <w:rPr>
      <w:color w:val="808080"/>
    </w:rPr>
  </w:style>
  <w:style w:type="paragraph" w:styleId="Caption">
    <w:name w:val="caption"/>
    <w:basedOn w:val="Normal"/>
    <w:next w:val="Normal"/>
    <w:unhideWhenUsed/>
    <w:qFormat/>
    <w:rsid w:val="00E65607"/>
    <w:pPr>
      <w:spacing w:after="200"/>
    </w:pPr>
    <w:rPr>
      <w:i/>
      <w:iCs/>
      <w:color w:val="1F497D"/>
      <w:sz w:val="18"/>
      <w:szCs w:val="18"/>
    </w:rPr>
  </w:style>
  <w:style w:type="paragraph" w:styleId="ListParagraph">
    <w:name w:val="List Paragraph"/>
    <w:basedOn w:val="Normal"/>
    <w:link w:val="ListParagraphChar"/>
    <w:uiPriority w:val="34"/>
    <w:qFormat/>
    <w:rsid w:val="000B0B22"/>
    <w:pPr>
      <w:spacing w:after="160" w:line="259" w:lineRule="auto"/>
      <w:ind w:left="720"/>
      <w:contextualSpacing/>
      <w:jc w:val="left"/>
    </w:pPr>
    <w:rPr>
      <w:rFonts w:ascii="Cambria" w:eastAsia="MS Mincho" w:hAnsi="Cambria"/>
      <w:color w:val="auto"/>
      <w:sz w:val="22"/>
      <w:szCs w:val="22"/>
    </w:rPr>
  </w:style>
  <w:style w:type="character" w:customStyle="1" w:styleId="ListParagraphChar">
    <w:name w:val="List Paragraph Char"/>
    <w:link w:val="ListParagraph"/>
    <w:uiPriority w:val="34"/>
    <w:rsid w:val="000B0B22"/>
    <w:rPr>
      <w:rFonts w:ascii="Cambria" w:eastAsia="MS Mincho" w:hAnsi="Cambria" w:cs="Times New Roman"/>
      <w:color w:val="auto"/>
      <w:sz w:val="22"/>
      <w:szCs w:val="22"/>
    </w:rPr>
  </w:style>
  <w:style w:type="character" w:styleId="CommentReference">
    <w:name w:val="annotation reference"/>
    <w:uiPriority w:val="99"/>
    <w:unhideWhenUsed/>
    <w:rsid w:val="009A173C"/>
    <w:rPr>
      <w:sz w:val="16"/>
      <w:szCs w:val="16"/>
    </w:rPr>
  </w:style>
  <w:style w:type="paragraph" w:styleId="CommentText">
    <w:name w:val="annotation text"/>
    <w:basedOn w:val="Normal"/>
    <w:link w:val="CommentTextChar"/>
    <w:uiPriority w:val="99"/>
    <w:unhideWhenUsed/>
    <w:rsid w:val="009A173C"/>
    <w:rPr>
      <w:sz w:val="20"/>
      <w:szCs w:val="20"/>
    </w:rPr>
  </w:style>
  <w:style w:type="character" w:customStyle="1" w:styleId="CommentTextChar">
    <w:name w:val="Comment Text Char"/>
    <w:link w:val="CommentText"/>
    <w:uiPriority w:val="99"/>
    <w:rsid w:val="009A173C"/>
    <w:rPr>
      <w:sz w:val="20"/>
      <w:szCs w:val="20"/>
    </w:rPr>
  </w:style>
  <w:style w:type="paragraph" w:styleId="CommentSubject">
    <w:name w:val="annotation subject"/>
    <w:basedOn w:val="CommentText"/>
    <w:next w:val="CommentText"/>
    <w:link w:val="CommentSubjectChar"/>
    <w:uiPriority w:val="99"/>
    <w:unhideWhenUsed/>
    <w:rsid w:val="009A173C"/>
    <w:rPr>
      <w:b/>
      <w:bCs/>
    </w:rPr>
  </w:style>
  <w:style w:type="character" w:customStyle="1" w:styleId="CommentSubjectChar">
    <w:name w:val="Comment Subject Char"/>
    <w:link w:val="CommentSubject"/>
    <w:uiPriority w:val="99"/>
    <w:rsid w:val="009A173C"/>
    <w:rPr>
      <w:b/>
      <w:bCs/>
      <w:sz w:val="20"/>
      <w:szCs w:val="20"/>
    </w:rPr>
  </w:style>
  <w:style w:type="paragraph" w:styleId="FootnoteText">
    <w:name w:val="footnote text"/>
    <w:basedOn w:val="Normal"/>
    <w:link w:val="FootnoteTextChar"/>
    <w:unhideWhenUsed/>
    <w:rsid w:val="00D93D7E"/>
    <w:pPr>
      <w:spacing w:after="0"/>
    </w:pPr>
    <w:rPr>
      <w:sz w:val="20"/>
      <w:szCs w:val="20"/>
    </w:rPr>
  </w:style>
  <w:style w:type="character" w:customStyle="1" w:styleId="FootnoteTextChar">
    <w:name w:val="Footnote Text Char"/>
    <w:link w:val="FootnoteText"/>
    <w:rsid w:val="00D93D7E"/>
    <w:rPr>
      <w:sz w:val="20"/>
      <w:szCs w:val="20"/>
    </w:rPr>
  </w:style>
  <w:style w:type="character" w:styleId="EndnoteReference">
    <w:name w:val="endnote reference"/>
    <w:uiPriority w:val="99"/>
    <w:semiHidden/>
    <w:unhideWhenUsed/>
    <w:rsid w:val="00FC0971"/>
    <w:rPr>
      <w:vertAlign w:val="superscript"/>
    </w:rPr>
  </w:style>
  <w:style w:type="character" w:customStyle="1" w:styleId="Heading1Char">
    <w:name w:val="Heading 1 Char"/>
    <w:aliases w:val="KS_Heading 1 Char"/>
    <w:link w:val="Heading1"/>
    <w:uiPriority w:val="9"/>
    <w:rsid w:val="006A26FA"/>
    <w:rPr>
      <w:b/>
      <w:sz w:val="26"/>
      <w:szCs w:val="26"/>
    </w:rPr>
  </w:style>
  <w:style w:type="table" w:styleId="TableGrid">
    <w:name w:val="Table Grid"/>
    <w:basedOn w:val="TableNormal"/>
    <w:uiPriority w:val="39"/>
    <w:rsid w:val="007A3E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26E6"/>
    <w:pPr>
      <w:spacing w:before="100" w:beforeAutospacing="1" w:after="100" w:afterAutospacing="1"/>
      <w:jc w:val="left"/>
    </w:pPr>
    <w:rPr>
      <w:rFonts w:eastAsia="MS Mincho"/>
      <w:color w:val="auto"/>
    </w:rPr>
  </w:style>
  <w:style w:type="paragraph" w:customStyle="1" w:styleId="Para">
    <w:name w:val="Para"/>
    <w:autoRedefine/>
    <w:qFormat/>
    <w:rsid w:val="00E92B6F"/>
    <w:pPr>
      <w:spacing w:line="264" w:lineRule="auto"/>
      <w:ind w:firstLine="274"/>
      <w:jc w:val="both"/>
    </w:pPr>
    <w:rPr>
      <w:rFonts w:ascii="Linux Libertine" w:eastAsia="Cambria" w:hAnsi="Linux Libertine"/>
      <w:sz w:val="18"/>
      <w:szCs w:val="22"/>
    </w:rPr>
  </w:style>
  <w:style w:type="paragraph" w:styleId="BodyTextIndent">
    <w:name w:val="Body Text Indent"/>
    <w:basedOn w:val="Normal"/>
    <w:link w:val="BodyTextIndentChar"/>
    <w:unhideWhenUsed/>
    <w:rsid w:val="00747DCC"/>
    <w:pPr>
      <w:spacing w:line="264" w:lineRule="auto"/>
      <w:ind w:left="360"/>
    </w:pPr>
    <w:rPr>
      <w:rFonts w:ascii="Linux Libertine" w:eastAsia="Cambria" w:hAnsi="Linux Libertine"/>
      <w:color w:val="auto"/>
      <w:sz w:val="18"/>
      <w:szCs w:val="22"/>
    </w:rPr>
  </w:style>
  <w:style w:type="character" w:customStyle="1" w:styleId="BodyTextIndentChar">
    <w:name w:val="Body Text Indent Char"/>
    <w:link w:val="BodyTextIndent"/>
    <w:rsid w:val="00747DCC"/>
    <w:rPr>
      <w:rFonts w:ascii="Linux Libertine" w:eastAsia="Cambria" w:hAnsi="Linux Libertine" w:cs="Times New Roman"/>
      <w:color w:val="auto"/>
      <w:sz w:val="18"/>
      <w:szCs w:val="22"/>
    </w:rPr>
  </w:style>
  <w:style w:type="character" w:styleId="Strong">
    <w:name w:val="Strong"/>
    <w:uiPriority w:val="22"/>
    <w:qFormat/>
    <w:rsid w:val="00157996"/>
    <w:rPr>
      <w:b/>
      <w:bCs/>
    </w:rPr>
  </w:style>
  <w:style w:type="character" w:styleId="Emphasis">
    <w:name w:val="Emphasis"/>
    <w:uiPriority w:val="20"/>
    <w:qFormat/>
    <w:rsid w:val="00B903E1"/>
    <w:rPr>
      <w:i/>
      <w:iCs/>
    </w:rPr>
  </w:style>
  <w:style w:type="character" w:customStyle="1" w:styleId="UnresolvedMention1">
    <w:name w:val="Unresolved Mention1"/>
    <w:uiPriority w:val="99"/>
    <w:semiHidden/>
    <w:unhideWhenUsed/>
    <w:rsid w:val="005A069D"/>
    <w:rPr>
      <w:color w:val="605E5C"/>
      <w:shd w:val="clear" w:color="auto" w:fill="E1DFDD"/>
    </w:rPr>
  </w:style>
  <w:style w:type="character" w:styleId="FollowedHyperlink">
    <w:name w:val="FollowedHyperlink"/>
    <w:uiPriority w:val="99"/>
    <w:unhideWhenUsed/>
    <w:rsid w:val="00FB20E0"/>
    <w:rPr>
      <w:color w:val="800080"/>
      <w:u w:val="single"/>
    </w:rPr>
  </w:style>
  <w:style w:type="paragraph" w:customStyle="1" w:styleId="AUTHOR">
    <w:name w:val="AUTHOR"/>
    <w:basedOn w:val="Normal"/>
    <w:next w:val="Normal"/>
    <w:rsid w:val="00653F17"/>
    <w:pPr>
      <w:widowControl w:val="0"/>
      <w:suppressAutoHyphens/>
      <w:spacing w:after="480" w:line="280" w:lineRule="exact"/>
      <w:jc w:val="center"/>
    </w:pPr>
    <w:rPr>
      <w:rFonts w:ascii="Helvetica" w:hAnsi="Helvetica"/>
      <w:color w:val="auto"/>
      <w:spacing w:val="5"/>
      <w:kern w:val="16"/>
      <w:sz w:val="22"/>
      <w:szCs w:val="20"/>
    </w:rPr>
  </w:style>
  <w:style w:type="paragraph" w:styleId="Revision">
    <w:name w:val="Revision"/>
    <w:hidden/>
    <w:uiPriority w:val="99"/>
    <w:semiHidden/>
    <w:rsid w:val="0008750F"/>
    <w:rPr>
      <w:color w:val="000000"/>
      <w:sz w:val="24"/>
      <w:szCs w:val="24"/>
    </w:rPr>
  </w:style>
  <w:style w:type="character" w:customStyle="1" w:styleId="Heading7Char">
    <w:name w:val="Heading 7 Char"/>
    <w:link w:val="Heading7"/>
    <w:uiPriority w:val="9"/>
    <w:semiHidden/>
    <w:rsid w:val="00DA1AF6"/>
    <w:rPr>
      <w:rFonts w:ascii="Calibri" w:eastAsia="MS Gothic" w:hAnsi="Calibri" w:cs="Times New Roman"/>
      <w:i/>
      <w:iCs/>
      <w:color w:val="243F60"/>
      <w:sz w:val="22"/>
      <w:szCs w:val="22"/>
      <w:lang w:eastAsia="zh-CN"/>
    </w:rPr>
  </w:style>
  <w:style w:type="character" w:customStyle="1" w:styleId="Heading8Char">
    <w:name w:val="Heading 8 Char"/>
    <w:link w:val="Heading8"/>
    <w:uiPriority w:val="9"/>
    <w:semiHidden/>
    <w:rsid w:val="00DA1AF6"/>
    <w:rPr>
      <w:rFonts w:ascii="Calibri" w:eastAsia="MS Gothic" w:hAnsi="Calibri" w:cs="Times New Roman"/>
      <w:color w:val="272727"/>
      <w:sz w:val="21"/>
      <w:szCs w:val="21"/>
      <w:lang w:eastAsia="zh-CN"/>
    </w:rPr>
  </w:style>
  <w:style w:type="character" w:customStyle="1" w:styleId="Heading9Char">
    <w:name w:val="Heading 9 Char"/>
    <w:link w:val="Heading9"/>
    <w:uiPriority w:val="9"/>
    <w:semiHidden/>
    <w:rsid w:val="00DA1AF6"/>
    <w:rPr>
      <w:rFonts w:ascii="Calibri" w:eastAsia="MS Gothic" w:hAnsi="Calibri" w:cs="Times New Roman"/>
      <w:i/>
      <w:iCs/>
      <w:color w:val="272727"/>
      <w:sz w:val="21"/>
      <w:szCs w:val="21"/>
      <w:lang w:eastAsia="zh-CN"/>
    </w:rPr>
  </w:style>
  <w:style w:type="character" w:customStyle="1" w:styleId="Heading2Char">
    <w:name w:val="Heading 2 Char"/>
    <w:aliases w:val="KS_Heading 2 Char"/>
    <w:link w:val="Heading2"/>
    <w:rsid w:val="00DA1AF6"/>
    <w:rPr>
      <w:b/>
      <w:i/>
    </w:rPr>
  </w:style>
  <w:style w:type="character" w:customStyle="1" w:styleId="TitleChar">
    <w:name w:val="Title Char"/>
    <w:aliases w:val="KS_Title Char"/>
    <w:link w:val="Title"/>
    <w:uiPriority w:val="10"/>
    <w:rsid w:val="00DA1AF6"/>
    <w:rPr>
      <w:b/>
      <w:sz w:val="40"/>
      <w:szCs w:val="40"/>
    </w:rPr>
  </w:style>
  <w:style w:type="character" w:customStyle="1" w:styleId="Heading3Char">
    <w:name w:val="Heading 3 Char"/>
    <w:aliases w:val="KS_Heading 3 Char"/>
    <w:link w:val="Heading3"/>
    <w:rsid w:val="00DA1AF6"/>
    <w:rPr>
      <w:b/>
      <w:sz w:val="26"/>
      <w:szCs w:val="26"/>
    </w:rPr>
  </w:style>
  <w:style w:type="paragraph" w:styleId="HTMLPreformatted">
    <w:name w:val="HTML Preformatted"/>
    <w:basedOn w:val="Normal"/>
    <w:link w:val="HTMLPreformattedChar"/>
    <w:rsid w:val="00DA1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auto"/>
      <w:sz w:val="20"/>
      <w:szCs w:val="20"/>
    </w:rPr>
  </w:style>
  <w:style w:type="character" w:customStyle="1" w:styleId="HTMLPreformattedChar">
    <w:name w:val="HTML Preformatted Char"/>
    <w:link w:val="HTMLPreformatted"/>
    <w:rsid w:val="00DA1AF6"/>
    <w:rPr>
      <w:rFonts w:ascii="Courier New" w:hAnsi="Courier New" w:cs="Courier New"/>
      <w:color w:val="auto"/>
      <w:sz w:val="20"/>
      <w:szCs w:val="20"/>
    </w:rPr>
  </w:style>
  <w:style w:type="paragraph" w:styleId="TOCHeading">
    <w:name w:val="TOC Heading"/>
    <w:basedOn w:val="Heading1"/>
    <w:next w:val="Normal"/>
    <w:uiPriority w:val="39"/>
    <w:unhideWhenUsed/>
    <w:qFormat/>
    <w:rsid w:val="00DA1AF6"/>
    <w:pPr>
      <w:spacing w:before="480" w:after="0" w:line="276" w:lineRule="auto"/>
      <w:jc w:val="center"/>
      <w:outlineLvl w:val="9"/>
    </w:pPr>
    <w:rPr>
      <w:rFonts w:eastAsia="MS Gothic"/>
      <w:bCs/>
      <w:noProof/>
      <w:sz w:val="28"/>
      <w:szCs w:val="28"/>
    </w:rPr>
  </w:style>
  <w:style w:type="paragraph" w:styleId="TOC1">
    <w:name w:val="toc 1"/>
    <w:basedOn w:val="Normal"/>
    <w:next w:val="Normal"/>
    <w:autoRedefine/>
    <w:uiPriority w:val="39"/>
    <w:unhideWhenUsed/>
    <w:qFormat/>
    <w:rsid w:val="00DA1AF6"/>
    <w:pPr>
      <w:spacing w:before="120"/>
      <w:jc w:val="left"/>
    </w:pPr>
    <w:rPr>
      <w:rFonts w:cs="Cambria"/>
      <w:bCs/>
      <w:caps/>
      <w:color w:val="auto"/>
      <w:szCs w:val="20"/>
    </w:rPr>
  </w:style>
  <w:style w:type="paragraph" w:styleId="TOC2">
    <w:name w:val="toc 2"/>
    <w:basedOn w:val="Normal"/>
    <w:next w:val="Normal"/>
    <w:autoRedefine/>
    <w:uiPriority w:val="39"/>
    <w:unhideWhenUsed/>
    <w:qFormat/>
    <w:rsid w:val="00DA1AF6"/>
    <w:pPr>
      <w:spacing w:after="0"/>
      <w:ind w:left="240"/>
      <w:jc w:val="left"/>
    </w:pPr>
    <w:rPr>
      <w:rFonts w:cs="Calibri (Body)"/>
      <w:color w:val="auto"/>
      <w:szCs w:val="20"/>
    </w:rPr>
  </w:style>
  <w:style w:type="paragraph" w:styleId="TOC3">
    <w:name w:val="toc 3"/>
    <w:basedOn w:val="Normal"/>
    <w:next w:val="Normal"/>
    <w:autoRedefine/>
    <w:uiPriority w:val="39"/>
    <w:unhideWhenUsed/>
    <w:qFormat/>
    <w:rsid w:val="00DA1AF6"/>
    <w:pPr>
      <w:tabs>
        <w:tab w:val="left" w:pos="1680"/>
        <w:tab w:val="right" w:leader="dot" w:pos="9350"/>
      </w:tabs>
      <w:spacing w:after="0"/>
      <w:ind w:left="480"/>
      <w:jc w:val="left"/>
    </w:pPr>
    <w:rPr>
      <w:rFonts w:cs="Cambria"/>
      <w:i/>
      <w:iCs/>
      <w:color w:val="auto"/>
      <w:szCs w:val="20"/>
    </w:rPr>
  </w:style>
  <w:style w:type="paragraph" w:styleId="TOC4">
    <w:name w:val="toc 4"/>
    <w:basedOn w:val="Normal"/>
    <w:next w:val="Normal"/>
    <w:autoRedefine/>
    <w:uiPriority w:val="39"/>
    <w:unhideWhenUsed/>
    <w:rsid w:val="00DA1AF6"/>
    <w:pPr>
      <w:spacing w:after="0"/>
      <w:ind w:left="720"/>
      <w:jc w:val="left"/>
    </w:pPr>
    <w:rPr>
      <w:rFonts w:ascii="Cambria" w:hAnsi="Cambria" w:cs="Cambria"/>
      <w:color w:val="auto"/>
      <w:sz w:val="18"/>
      <w:szCs w:val="18"/>
    </w:rPr>
  </w:style>
  <w:style w:type="paragraph" w:styleId="TOC5">
    <w:name w:val="toc 5"/>
    <w:basedOn w:val="Normal"/>
    <w:next w:val="Normal"/>
    <w:autoRedefine/>
    <w:uiPriority w:val="39"/>
    <w:unhideWhenUsed/>
    <w:rsid w:val="00DA1AF6"/>
    <w:pPr>
      <w:spacing w:after="0"/>
      <w:ind w:left="960"/>
      <w:jc w:val="left"/>
    </w:pPr>
    <w:rPr>
      <w:rFonts w:ascii="Cambria" w:hAnsi="Cambria" w:cs="Cambria"/>
      <w:color w:val="auto"/>
      <w:sz w:val="18"/>
      <w:szCs w:val="18"/>
    </w:rPr>
  </w:style>
  <w:style w:type="paragraph" w:styleId="TOC6">
    <w:name w:val="toc 6"/>
    <w:basedOn w:val="Normal"/>
    <w:next w:val="Normal"/>
    <w:autoRedefine/>
    <w:uiPriority w:val="39"/>
    <w:unhideWhenUsed/>
    <w:rsid w:val="00DA1AF6"/>
    <w:pPr>
      <w:spacing w:after="0"/>
      <w:ind w:left="1200"/>
      <w:jc w:val="left"/>
    </w:pPr>
    <w:rPr>
      <w:rFonts w:ascii="Cambria" w:hAnsi="Cambria" w:cs="Cambria"/>
      <w:color w:val="auto"/>
      <w:sz w:val="18"/>
      <w:szCs w:val="18"/>
    </w:rPr>
  </w:style>
  <w:style w:type="paragraph" w:styleId="TOC7">
    <w:name w:val="toc 7"/>
    <w:basedOn w:val="Normal"/>
    <w:next w:val="Normal"/>
    <w:autoRedefine/>
    <w:uiPriority w:val="39"/>
    <w:unhideWhenUsed/>
    <w:rsid w:val="00DA1AF6"/>
    <w:pPr>
      <w:spacing w:after="0"/>
      <w:ind w:left="1440"/>
      <w:jc w:val="left"/>
    </w:pPr>
    <w:rPr>
      <w:rFonts w:ascii="Cambria" w:hAnsi="Cambria" w:cs="Cambria"/>
      <w:color w:val="auto"/>
      <w:sz w:val="18"/>
      <w:szCs w:val="18"/>
    </w:rPr>
  </w:style>
  <w:style w:type="paragraph" w:styleId="TOC8">
    <w:name w:val="toc 8"/>
    <w:basedOn w:val="Normal"/>
    <w:next w:val="Normal"/>
    <w:autoRedefine/>
    <w:uiPriority w:val="39"/>
    <w:unhideWhenUsed/>
    <w:rsid w:val="00DA1AF6"/>
    <w:pPr>
      <w:spacing w:after="0"/>
      <w:ind w:left="1680"/>
      <w:jc w:val="left"/>
    </w:pPr>
    <w:rPr>
      <w:rFonts w:ascii="Cambria" w:hAnsi="Cambria" w:cs="Cambria"/>
      <w:color w:val="auto"/>
      <w:sz w:val="18"/>
      <w:szCs w:val="18"/>
    </w:rPr>
  </w:style>
  <w:style w:type="paragraph" w:styleId="TOC9">
    <w:name w:val="toc 9"/>
    <w:basedOn w:val="Normal"/>
    <w:next w:val="Normal"/>
    <w:autoRedefine/>
    <w:uiPriority w:val="39"/>
    <w:unhideWhenUsed/>
    <w:rsid w:val="00DA1AF6"/>
    <w:pPr>
      <w:spacing w:after="0"/>
      <w:ind w:left="1920"/>
      <w:jc w:val="left"/>
    </w:pPr>
    <w:rPr>
      <w:rFonts w:ascii="Cambria" w:hAnsi="Cambria" w:cs="Cambria"/>
      <w:color w:val="auto"/>
      <w:sz w:val="18"/>
      <w:szCs w:val="18"/>
    </w:rPr>
  </w:style>
  <w:style w:type="character" w:customStyle="1" w:styleId="Heading4Char">
    <w:name w:val="Heading 4 Char"/>
    <w:link w:val="Heading4"/>
    <w:rsid w:val="00DA1AF6"/>
    <w:rPr>
      <w:b/>
    </w:rPr>
  </w:style>
  <w:style w:type="paragraph" w:styleId="TableofFigures">
    <w:name w:val="table of figures"/>
    <w:basedOn w:val="Normal"/>
    <w:next w:val="Normal"/>
    <w:uiPriority w:val="99"/>
    <w:unhideWhenUsed/>
    <w:rsid w:val="00DA1AF6"/>
    <w:pPr>
      <w:spacing w:after="0"/>
      <w:jc w:val="left"/>
    </w:pPr>
    <w:rPr>
      <w:color w:val="auto"/>
    </w:rPr>
  </w:style>
  <w:style w:type="character" w:customStyle="1" w:styleId="Heading5Char">
    <w:name w:val="Heading 5 Char"/>
    <w:link w:val="Heading5"/>
    <w:rsid w:val="00DA1AF6"/>
    <w:rPr>
      <w:b/>
      <w:i/>
    </w:rPr>
  </w:style>
  <w:style w:type="character" w:customStyle="1" w:styleId="Heading6Char">
    <w:name w:val="Heading 6 Char"/>
    <w:link w:val="Heading6"/>
    <w:rsid w:val="00DA1AF6"/>
    <w:rPr>
      <w:b/>
      <w:sz w:val="22"/>
      <w:szCs w:val="22"/>
    </w:rPr>
  </w:style>
  <w:style w:type="paragraph" w:customStyle="1" w:styleId="Text">
    <w:name w:val="Text"/>
    <w:basedOn w:val="Normal"/>
    <w:rsid w:val="00DA1AF6"/>
    <w:pPr>
      <w:widowControl w:val="0"/>
      <w:spacing w:after="0" w:line="252" w:lineRule="auto"/>
      <w:ind w:firstLine="202"/>
    </w:pPr>
    <w:rPr>
      <w:color w:val="auto"/>
      <w:sz w:val="20"/>
      <w:szCs w:val="20"/>
    </w:rPr>
  </w:style>
  <w:style w:type="paragraph" w:customStyle="1" w:styleId="TableTitle">
    <w:name w:val="Table Title"/>
    <w:basedOn w:val="Normal"/>
    <w:rsid w:val="00DA1AF6"/>
    <w:pPr>
      <w:spacing w:after="0"/>
      <w:jc w:val="center"/>
    </w:pPr>
    <w:rPr>
      <w:smallCaps/>
      <w:color w:val="auto"/>
      <w:sz w:val="16"/>
      <w:szCs w:val="16"/>
    </w:rPr>
  </w:style>
  <w:style w:type="paragraph" w:customStyle="1" w:styleId="MTDisplayEquation">
    <w:name w:val="MTDisplayEquation"/>
    <w:basedOn w:val="Normal"/>
    <w:next w:val="Normal"/>
    <w:link w:val="MTDisplayEquationChar"/>
    <w:rsid w:val="00DA1AF6"/>
    <w:pPr>
      <w:widowControl w:val="0"/>
      <w:tabs>
        <w:tab w:val="center" w:pos="2440"/>
        <w:tab w:val="right" w:pos="4880"/>
      </w:tabs>
      <w:spacing w:after="0" w:line="230" w:lineRule="exact"/>
      <w:ind w:firstLine="240"/>
    </w:pPr>
    <w:rPr>
      <w:rFonts w:ascii="Palatino" w:hAnsi="Palatino"/>
      <w:color w:val="auto"/>
      <w:kern w:val="16"/>
      <w:sz w:val="19"/>
      <w:szCs w:val="20"/>
    </w:rPr>
  </w:style>
  <w:style w:type="character" w:customStyle="1" w:styleId="MTDisplayEquationChar">
    <w:name w:val="MTDisplayEquation Char"/>
    <w:link w:val="MTDisplayEquation"/>
    <w:rsid w:val="00DA1AF6"/>
    <w:rPr>
      <w:rFonts w:ascii="Palatino" w:hAnsi="Palatino"/>
      <w:color w:val="auto"/>
      <w:kern w:val="16"/>
      <w:sz w:val="19"/>
      <w:szCs w:val="20"/>
    </w:rPr>
  </w:style>
  <w:style w:type="character" w:customStyle="1" w:styleId="BodyText2">
    <w:name w:val="Body Text2"/>
    <w:uiPriority w:val="99"/>
    <w:rsid w:val="00DA1AF6"/>
    <w:rPr>
      <w:rFonts w:ascii="Verdana" w:hAnsi="Verdana" w:cs="Verdana"/>
      <w:color w:val="000000"/>
      <w:sz w:val="22"/>
      <w:szCs w:val="22"/>
    </w:rPr>
  </w:style>
  <w:style w:type="paragraph" w:customStyle="1" w:styleId="oldKSH2">
    <w:name w:val="old_KS_H2"/>
    <w:basedOn w:val="Heading2"/>
    <w:link w:val="oldKSH2Char"/>
    <w:autoRedefine/>
    <w:qFormat/>
    <w:rsid w:val="00DA1AF6"/>
    <w:pPr>
      <w:numPr>
        <w:ilvl w:val="1"/>
        <w:numId w:val="31"/>
      </w:numPr>
      <w:spacing w:before="160" w:after="120" w:line="360" w:lineRule="auto"/>
      <w:ind w:left="432"/>
      <w:jc w:val="left"/>
    </w:pPr>
    <w:rPr>
      <w:rFonts w:eastAsia="MS Gothic"/>
      <w:bCs/>
      <w:i w:val="0"/>
      <w:w w:val="110"/>
      <w:sz w:val="26"/>
      <w:szCs w:val="26"/>
      <w:lang w:eastAsia="zh-CN"/>
    </w:rPr>
  </w:style>
  <w:style w:type="character" w:customStyle="1" w:styleId="oldKSH2Char">
    <w:name w:val="old_KS_H2 Char"/>
    <w:link w:val="oldKSH2"/>
    <w:rsid w:val="00DA1AF6"/>
    <w:rPr>
      <w:rFonts w:eastAsia="MS Gothic" w:cs="Times New Roman"/>
      <w:b/>
      <w:bCs/>
      <w:color w:val="000000"/>
      <w:w w:val="110"/>
      <w:sz w:val="26"/>
      <w:szCs w:val="26"/>
      <w:lang w:eastAsia="zh-CN"/>
    </w:rPr>
  </w:style>
  <w:style w:type="paragraph" w:styleId="NoSpacing">
    <w:name w:val="No Spacing"/>
    <w:uiPriority w:val="1"/>
    <w:qFormat/>
    <w:rsid w:val="00DA1AF6"/>
    <w:rPr>
      <w:rFonts w:eastAsia="Cambria"/>
      <w:bCs/>
      <w:sz w:val="22"/>
      <w:szCs w:val="22"/>
    </w:rPr>
  </w:style>
  <w:style w:type="paragraph" w:customStyle="1" w:styleId="ARTICLETITLE">
    <w:name w:val="ARTICLE TITLE"/>
    <w:basedOn w:val="Normal"/>
    <w:rsid w:val="00DA1AF6"/>
    <w:pPr>
      <w:widowControl w:val="0"/>
      <w:suppressAutoHyphens/>
      <w:spacing w:after="160" w:line="560" w:lineRule="exact"/>
      <w:jc w:val="center"/>
    </w:pPr>
    <w:rPr>
      <w:rFonts w:ascii="Helvetica" w:hAnsi="Helvetica"/>
      <w:color w:val="auto"/>
      <w:spacing w:val="6"/>
      <w:kern w:val="16"/>
      <w:sz w:val="48"/>
      <w:szCs w:val="20"/>
    </w:rPr>
  </w:style>
  <w:style w:type="character" w:customStyle="1" w:styleId="MemberType">
    <w:name w:val="MemberType"/>
    <w:rsid w:val="00DA1AF6"/>
    <w:rPr>
      <w:rFonts w:ascii="Times New Roman" w:hAnsi="Times New Roman" w:cs="Times New Roman"/>
      <w:i/>
      <w:iCs/>
      <w:sz w:val="22"/>
      <w:szCs w:val="22"/>
    </w:rPr>
  </w:style>
  <w:style w:type="paragraph" w:customStyle="1" w:styleId="PARAGRAPH">
    <w:name w:val="PARAGRAPH"/>
    <w:basedOn w:val="Normal"/>
    <w:link w:val="PARAGRAPHChar"/>
    <w:rsid w:val="00DA1AF6"/>
    <w:pPr>
      <w:widowControl w:val="0"/>
      <w:spacing w:after="0" w:line="230" w:lineRule="exact"/>
      <w:ind w:firstLine="240"/>
    </w:pPr>
    <w:rPr>
      <w:rFonts w:ascii="Palatino" w:hAnsi="Palatino"/>
      <w:color w:val="auto"/>
      <w:kern w:val="16"/>
      <w:sz w:val="19"/>
      <w:szCs w:val="20"/>
    </w:rPr>
  </w:style>
  <w:style w:type="character" w:customStyle="1" w:styleId="PARAGRAPHChar">
    <w:name w:val="PARAGRAPH Char"/>
    <w:link w:val="PARAGRAPH"/>
    <w:rsid w:val="00DA1AF6"/>
    <w:rPr>
      <w:rFonts w:ascii="Palatino" w:hAnsi="Palatino"/>
      <w:color w:val="auto"/>
      <w:kern w:val="16"/>
      <w:sz w:val="19"/>
      <w:szCs w:val="20"/>
    </w:rPr>
  </w:style>
  <w:style w:type="paragraph" w:customStyle="1" w:styleId="PARAGRAPHnoindent">
    <w:name w:val="PARAGRAPH (no indent)"/>
    <w:basedOn w:val="PARAGRAPH"/>
    <w:next w:val="PARAGRAPH"/>
    <w:link w:val="PARAGRAPHnoindentChar"/>
    <w:rsid w:val="00DA1AF6"/>
    <w:pPr>
      <w:ind w:firstLine="0"/>
    </w:pPr>
  </w:style>
  <w:style w:type="character" w:customStyle="1" w:styleId="ProgramCode">
    <w:name w:val="Program Code"/>
    <w:rsid w:val="00DA1AF6"/>
    <w:rPr>
      <w:rFonts w:ascii="ProgramThree" w:hAnsi="ProgramThree"/>
      <w:color w:val="008080"/>
      <w:sz w:val="18"/>
    </w:rPr>
  </w:style>
  <w:style w:type="character" w:customStyle="1" w:styleId="Tablereferenceto">
    <w:name w:val="Table (reference to)"/>
    <w:rsid w:val="00DA1AF6"/>
    <w:rPr>
      <w:color w:val="00FF00"/>
    </w:rPr>
  </w:style>
  <w:style w:type="paragraph" w:customStyle="1" w:styleId="TABLEFOOTNOTE">
    <w:name w:val="TABLE FOOTNOTE"/>
    <w:basedOn w:val="Normal"/>
    <w:rsid w:val="00DA1AF6"/>
    <w:pPr>
      <w:widowControl w:val="0"/>
      <w:spacing w:after="0" w:line="230" w:lineRule="exact"/>
      <w:jc w:val="left"/>
    </w:pPr>
    <w:rPr>
      <w:rFonts w:ascii="Palatino" w:hAnsi="Palatino"/>
      <w:i/>
      <w:color w:val="auto"/>
      <w:kern w:val="16"/>
      <w:sz w:val="16"/>
      <w:szCs w:val="20"/>
    </w:rPr>
  </w:style>
  <w:style w:type="paragraph" w:customStyle="1" w:styleId="ABSTRACT">
    <w:name w:val="ABSTRACT"/>
    <w:basedOn w:val="PARAGRAPH"/>
    <w:rsid w:val="00DA1AF6"/>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rsid w:val="00DA1AF6"/>
    <w:pPr>
      <w:widowControl w:val="0"/>
      <w:spacing w:before="20" w:after="20" w:line="180" w:lineRule="exact"/>
      <w:jc w:val="center"/>
    </w:pPr>
    <w:rPr>
      <w:rFonts w:ascii="Helvetica" w:hAnsi="Helvetica"/>
      <w:color w:val="auto"/>
      <w:kern w:val="16"/>
      <w:sz w:val="16"/>
      <w:szCs w:val="20"/>
    </w:rPr>
  </w:style>
  <w:style w:type="paragraph" w:customStyle="1" w:styleId="TABLECOLUMNHEADER">
    <w:name w:val="TABLE COLUMN HEADER"/>
    <w:basedOn w:val="TABLEROW"/>
    <w:next w:val="TABLEROW"/>
    <w:rsid w:val="00DA1AF6"/>
    <w:pPr>
      <w:spacing w:before="40" w:after="40"/>
    </w:pPr>
    <w:rPr>
      <w:sz w:val="18"/>
    </w:rPr>
  </w:style>
  <w:style w:type="paragraph" w:customStyle="1" w:styleId="TABLETITLE0">
    <w:name w:val="TABLE TITLE"/>
    <w:basedOn w:val="Normal"/>
    <w:next w:val="TABLECOLUMNHEADER"/>
    <w:rsid w:val="00DA1AF6"/>
    <w:pPr>
      <w:keepNext/>
      <w:framePr w:w="5040" w:wrap="around" w:vAnchor="page" w:hAnchor="page" w:x="5999" w:y="1203"/>
      <w:widowControl w:val="0"/>
      <w:spacing w:after="80" w:line="200" w:lineRule="exact"/>
      <w:jc w:val="center"/>
    </w:pPr>
    <w:rPr>
      <w:rFonts w:ascii="Helvetica" w:hAnsi="Helvetica"/>
      <w:smallCaps/>
      <w:kern w:val="16"/>
      <w:sz w:val="19"/>
      <w:szCs w:val="20"/>
    </w:rPr>
  </w:style>
  <w:style w:type="paragraph" w:customStyle="1" w:styleId="FIGURECAPTION">
    <w:name w:val="FIGURE CAPTION"/>
    <w:basedOn w:val="PARAGRAPHnoindent"/>
    <w:rsid w:val="00DA1AF6"/>
    <w:pPr>
      <w:spacing w:after="320" w:line="180" w:lineRule="exact"/>
    </w:pPr>
    <w:rPr>
      <w:rFonts w:ascii="Helvetica" w:hAnsi="Helvetica"/>
      <w:sz w:val="16"/>
    </w:rPr>
  </w:style>
  <w:style w:type="paragraph" w:customStyle="1" w:styleId="QUOTATIONBLOCKSTYLE">
    <w:name w:val="QUOTATION BLOCK STYLE"/>
    <w:basedOn w:val="PARAGRAPHnoindent"/>
    <w:rsid w:val="00DA1AF6"/>
    <w:pPr>
      <w:spacing w:before="80" w:after="80"/>
      <w:ind w:left="240" w:right="240"/>
    </w:pPr>
    <w:rPr>
      <w:sz w:val="16"/>
    </w:rPr>
  </w:style>
  <w:style w:type="paragraph" w:customStyle="1" w:styleId="LISTTYPE2aNumber">
    <w:name w:val="LIST TYPE 2a (Number)"/>
    <w:basedOn w:val="LISTTYPE2Number"/>
    <w:next w:val="LISTTYPE2Number"/>
    <w:rsid w:val="00DA1AF6"/>
    <w:pPr>
      <w:spacing w:before="80"/>
    </w:pPr>
  </w:style>
  <w:style w:type="paragraph" w:customStyle="1" w:styleId="LISTTYPE2Number">
    <w:name w:val="LIST TYPE 2 (Number)"/>
    <w:basedOn w:val="LISTTYPE1Bullet"/>
    <w:rsid w:val="00DA1AF6"/>
  </w:style>
  <w:style w:type="paragraph" w:customStyle="1" w:styleId="LISTTYPE1Bullet">
    <w:name w:val="LIST TYPE 1 (Bullet)"/>
    <w:basedOn w:val="PARAGRAPH"/>
    <w:rsid w:val="00DA1AF6"/>
    <w:pPr>
      <w:ind w:left="480" w:hanging="240"/>
    </w:pPr>
  </w:style>
  <w:style w:type="paragraph" w:customStyle="1" w:styleId="BIBREFTEXT">
    <w:name w:val="BIB. REF. TEXT"/>
    <w:basedOn w:val="PARAGRAPHnoindent"/>
    <w:rsid w:val="00DA1AF6"/>
    <w:pPr>
      <w:widowControl/>
      <w:tabs>
        <w:tab w:val="left" w:pos="432"/>
      </w:tabs>
      <w:spacing w:line="180" w:lineRule="exact"/>
      <w:ind w:left="360" w:hanging="360"/>
    </w:pPr>
    <w:rPr>
      <w:sz w:val="16"/>
    </w:rPr>
  </w:style>
  <w:style w:type="paragraph" w:customStyle="1" w:styleId="CCCLINE">
    <w:name w:val="CCC LINE"/>
    <w:basedOn w:val="PARAGRAPHnoindent"/>
    <w:rsid w:val="00DA1AF6"/>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DA1AF6"/>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DA1AF6"/>
    <w:pPr>
      <w:spacing w:before="80"/>
    </w:pPr>
  </w:style>
  <w:style w:type="paragraph" w:customStyle="1" w:styleId="LISTTYPE2zNumber">
    <w:name w:val="LIST TYPE 2z (Number)"/>
    <w:basedOn w:val="LISTTYPE2Number"/>
    <w:next w:val="PARAGRAPH"/>
    <w:rsid w:val="00DA1AF6"/>
    <w:pPr>
      <w:spacing w:after="80"/>
    </w:pPr>
  </w:style>
  <w:style w:type="paragraph" w:customStyle="1" w:styleId="VITA">
    <w:name w:val="VITA"/>
    <w:basedOn w:val="PARAGRAPHnoindent"/>
    <w:rsid w:val="00DA1AF6"/>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DA1AF6"/>
    <w:pPr>
      <w:spacing w:after="80"/>
    </w:pPr>
  </w:style>
  <w:style w:type="paragraph" w:customStyle="1" w:styleId="FIGUREBODY">
    <w:name w:val="FIGURE BODY"/>
    <w:basedOn w:val="PROGRAMSEGMENT"/>
    <w:rsid w:val="00DA1AF6"/>
    <w:pPr>
      <w:spacing w:line="180" w:lineRule="exact"/>
    </w:pPr>
    <w:rPr>
      <w:rFonts w:ascii="Palatino" w:hAnsi="Palatino"/>
      <w:sz w:val="16"/>
    </w:rPr>
  </w:style>
  <w:style w:type="paragraph" w:customStyle="1" w:styleId="FORMULA">
    <w:name w:val="FORMULA"/>
    <w:basedOn w:val="Normal"/>
    <w:rsid w:val="00DA1AF6"/>
    <w:pPr>
      <w:widowControl w:val="0"/>
      <w:spacing w:before="80" w:after="80" w:line="240" w:lineRule="atLeast"/>
      <w:jc w:val="center"/>
    </w:pPr>
    <w:rPr>
      <w:rFonts w:ascii="Palatino" w:hAnsi="Palatino"/>
      <w:color w:val="auto"/>
      <w:kern w:val="16"/>
      <w:sz w:val="19"/>
      <w:szCs w:val="20"/>
    </w:rPr>
  </w:style>
  <w:style w:type="character" w:customStyle="1" w:styleId="Url">
    <w:name w:val="Url"/>
    <w:rsid w:val="00DA1AF6"/>
    <w:rPr>
      <w:rFonts w:ascii="Helvetica Condensed" w:hAnsi="Helvetica Condensed"/>
      <w:color w:val="008000"/>
      <w:sz w:val="18"/>
    </w:rPr>
  </w:style>
  <w:style w:type="paragraph" w:customStyle="1" w:styleId="ACKHEAD">
    <w:name w:val="ACK. HEAD"/>
    <w:basedOn w:val="Heading1"/>
    <w:next w:val="ACKNOWLEDGMENTS"/>
    <w:rsid w:val="00DA1AF6"/>
    <w:pPr>
      <w:keepLines w:val="0"/>
      <w:widowControl w:val="0"/>
      <w:suppressAutoHyphens/>
      <w:spacing w:before="320" w:after="80" w:line="260" w:lineRule="exact"/>
      <w:ind w:left="320" w:hanging="320"/>
      <w:jc w:val="center"/>
      <w:outlineLvl w:val="9"/>
    </w:pPr>
    <w:rPr>
      <w:rFonts w:ascii="Helvetica" w:hAnsi="Helvetica"/>
      <w:b w:val="0"/>
      <w:smallCaps/>
      <w:noProof/>
      <w:kern w:val="16"/>
      <w:sz w:val="23"/>
      <w:szCs w:val="20"/>
    </w:rPr>
  </w:style>
  <w:style w:type="paragraph" w:customStyle="1" w:styleId="ACKNOWLEDGMENTS">
    <w:name w:val="ACKNOWLEDGMENTS"/>
    <w:basedOn w:val="PARAGRAPHnoindent"/>
    <w:rsid w:val="00DA1AF6"/>
  </w:style>
  <w:style w:type="character" w:styleId="PageNumber">
    <w:name w:val="page number"/>
    <w:basedOn w:val="DefaultParagraphFont"/>
    <w:rsid w:val="00DA1AF6"/>
  </w:style>
  <w:style w:type="paragraph" w:customStyle="1" w:styleId="ART">
    <w:name w:val="ART"/>
    <w:basedOn w:val="Normal"/>
    <w:next w:val="Normal"/>
    <w:rsid w:val="00DA1AF6"/>
    <w:pPr>
      <w:keepNext/>
      <w:widowControl w:val="0"/>
      <w:spacing w:before="240" w:after="160" w:line="220" w:lineRule="atLeast"/>
      <w:jc w:val="center"/>
    </w:pPr>
    <w:rPr>
      <w:rFonts w:ascii="Palatino" w:hAnsi="Palatino"/>
      <w:color w:val="auto"/>
      <w:kern w:val="16"/>
      <w:sz w:val="19"/>
      <w:szCs w:val="20"/>
    </w:rPr>
  </w:style>
  <w:style w:type="paragraph" w:customStyle="1" w:styleId="AUTHORAFFILIATION">
    <w:name w:val="AUTHOR AFFILIATION"/>
    <w:basedOn w:val="PARAGRAPHnoindent"/>
    <w:rsid w:val="00DA1AF6"/>
    <w:pPr>
      <w:framePr w:w="5040" w:vSpace="200" w:wrap="auto" w:hAnchor="text" w:yAlign="bottom"/>
      <w:spacing w:line="180" w:lineRule="exact"/>
    </w:pPr>
    <w:rPr>
      <w:i/>
      <w:sz w:val="16"/>
    </w:rPr>
  </w:style>
  <w:style w:type="paragraph" w:customStyle="1" w:styleId="BIBHEAD">
    <w:name w:val="BIB. HEAD"/>
    <w:basedOn w:val="Heading1"/>
    <w:next w:val="BIBREFTEXT"/>
    <w:rsid w:val="00DA1AF6"/>
    <w:pPr>
      <w:keepLines w:val="0"/>
      <w:widowControl w:val="0"/>
      <w:suppressAutoHyphens/>
      <w:spacing w:before="320" w:after="80" w:line="260" w:lineRule="exact"/>
      <w:ind w:left="320" w:hanging="320"/>
      <w:jc w:val="center"/>
      <w:outlineLvl w:val="9"/>
    </w:pPr>
    <w:rPr>
      <w:rFonts w:ascii="Helvetica" w:hAnsi="Helvetica"/>
      <w:b w:val="0"/>
      <w:smallCaps/>
      <w:noProof/>
      <w:kern w:val="16"/>
      <w:sz w:val="23"/>
      <w:szCs w:val="20"/>
    </w:rPr>
  </w:style>
  <w:style w:type="character" w:customStyle="1" w:styleId="BibRef">
    <w:name w:val="Bib. Ref."/>
    <w:rsid w:val="00DA1AF6"/>
    <w:rPr>
      <w:color w:val="800080"/>
    </w:rPr>
  </w:style>
  <w:style w:type="paragraph" w:customStyle="1" w:styleId="CONCLUSION">
    <w:name w:val="CONCLUSION"/>
    <w:basedOn w:val="PARAGRAPHnoindent"/>
    <w:next w:val="PARAGRAPH"/>
    <w:rsid w:val="00DA1AF6"/>
  </w:style>
  <w:style w:type="character" w:customStyle="1" w:styleId="Figurereferenceto">
    <w:name w:val="Figure (reference to)"/>
    <w:rsid w:val="00DA1AF6"/>
    <w:rPr>
      <w:color w:val="FF0000"/>
    </w:rPr>
  </w:style>
  <w:style w:type="paragraph" w:customStyle="1" w:styleId="FOOTNOTE">
    <w:name w:val="FOOTNOTE"/>
    <w:basedOn w:val="FootnoteText"/>
    <w:rsid w:val="00DA1AF6"/>
    <w:pPr>
      <w:framePr w:w="5040" w:vSpace="200" w:wrap="notBeside" w:hAnchor="text" w:xAlign="center" w:yAlign="bottom"/>
      <w:widowControl w:val="0"/>
      <w:spacing w:line="170" w:lineRule="exact"/>
      <w:ind w:firstLine="144"/>
    </w:pPr>
    <w:rPr>
      <w:rFonts w:ascii="Palatino" w:hAnsi="Palatino"/>
      <w:color w:val="auto"/>
      <w:kern w:val="16"/>
      <w:sz w:val="15"/>
    </w:rPr>
  </w:style>
  <w:style w:type="character" w:customStyle="1" w:styleId="Footnotereferenceto">
    <w:name w:val="Footnote (reference to)"/>
    <w:rsid w:val="00DA1AF6"/>
    <w:rPr>
      <w:color w:val="008000"/>
      <w:position w:val="-2"/>
      <w:sz w:val="25"/>
      <w:vertAlign w:val="superscript"/>
    </w:rPr>
  </w:style>
  <w:style w:type="paragraph" w:customStyle="1" w:styleId="INTRODUCTION">
    <w:name w:val="INTRODUCTION"/>
    <w:basedOn w:val="PARAGRAPHnoindent"/>
    <w:next w:val="PARAGRAPH"/>
    <w:rsid w:val="00DA1AF6"/>
  </w:style>
  <w:style w:type="paragraph" w:customStyle="1" w:styleId="KEYWORD">
    <w:name w:val="KEY WORD"/>
    <w:basedOn w:val="ABSTRACT"/>
    <w:next w:val="Normal"/>
    <w:rsid w:val="00DA1AF6"/>
    <w:pPr>
      <w:spacing w:after="0"/>
    </w:pPr>
  </w:style>
  <w:style w:type="paragraph" w:customStyle="1" w:styleId="FigureCaption0">
    <w:name w:val="Figure Caption"/>
    <w:basedOn w:val="Normal"/>
    <w:rsid w:val="00DA1AF6"/>
    <w:pPr>
      <w:autoSpaceDE w:val="0"/>
      <w:autoSpaceDN w:val="0"/>
      <w:spacing w:after="0"/>
    </w:pPr>
    <w:rPr>
      <w:color w:val="auto"/>
      <w:sz w:val="16"/>
      <w:szCs w:val="16"/>
    </w:rPr>
  </w:style>
  <w:style w:type="paragraph" w:customStyle="1" w:styleId="Equation">
    <w:name w:val="Equation"/>
    <w:basedOn w:val="Normal"/>
    <w:next w:val="Normal"/>
    <w:rsid w:val="00DA1AF6"/>
    <w:pPr>
      <w:widowControl w:val="0"/>
      <w:tabs>
        <w:tab w:val="right" w:pos="5040"/>
      </w:tabs>
      <w:autoSpaceDE w:val="0"/>
      <w:autoSpaceDN w:val="0"/>
      <w:spacing w:after="0" w:line="252" w:lineRule="auto"/>
    </w:pPr>
    <w:rPr>
      <w:color w:val="auto"/>
      <w:sz w:val="20"/>
      <w:szCs w:val="20"/>
    </w:rPr>
  </w:style>
  <w:style w:type="paragraph" w:customStyle="1" w:styleId="ReferenceHead">
    <w:name w:val="Reference Head"/>
    <w:basedOn w:val="Heading1"/>
    <w:rsid w:val="00DA1AF6"/>
    <w:pPr>
      <w:keepLines w:val="0"/>
      <w:autoSpaceDE w:val="0"/>
      <w:autoSpaceDN w:val="0"/>
      <w:spacing w:after="80"/>
      <w:ind w:left="432" w:hanging="432"/>
      <w:jc w:val="center"/>
    </w:pPr>
    <w:rPr>
      <w:smallCaps/>
      <w:noProof/>
      <w:kern w:val="28"/>
      <w:sz w:val="20"/>
      <w:szCs w:val="20"/>
    </w:rPr>
  </w:style>
  <w:style w:type="paragraph" w:customStyle="1" w:styleId="References">
    <w:name w:val="References"/>
    <w:basedOn w:val="Normal"/>
    <w:rsid w:val="00DA1AF6"/>
    <w:pPr>
      <w:autoSpaceDE w:val="0"/>
      <w:autoSpaceDN w:val="0"/>
      <w:spacing w:after="0"/>
    </w:pPr>
    <w:rPr>
      <w:color w:val="auto"/>
      <w:sz w:val="16"/>
      <w:szCs w:val="16"/>
    </w:rPr>
  </w:style>
  <w:style w:type="character" w:customStyle="1" w:styleId="MTEquationSection">
    <w:name w:val="MTEquationSection"/>
    <w:rsid w:val="00DA1AF6"/>
    <w:rPr>
      <w:vanish/>
      <w:color w:val="FF0000"/>
      <w:spacing w:val="0"/>
    </w:rPr>
  </w:style>
  <w:style w:type="character" w:customStyle="1" w:styleId="vchar">
    <w:name w:val="vchar"/>
    <w:basedOn w:val="DefaultParagraphFont"/>
    <w:rsid w:val="00DA1AF6"/>
  </w:style>
  <w:style w:type="paragraph" w:customStyle="1" w:styleId="NormalMV">
    <w:name w:val="NormalMV"/>
    <w:basedOn w:val="PARAGRAPHnoindent"/>
    <w:link w:val="NormalMVChar"/>
    <w:qFormat/>
    <w:rsid w:val="00DA1AF6"/>
    <w:pPr>
      <w:spacing w:line="480" w:lineRule="auto"/>
      <w:ind w:firstLine="320"/>
    </w:pPr>
  </w:style>
  <w:style w:type="character" w:customStyle="1" w:styleId="PARAGRAPHnoindentChar">
    <w:name w:val="PARAGRAPH (no indent) Char"/>
    <w:link w:val="PARAGRAPHnoindent"/>
    <w:rsid w:val="00DA1AF6"/>
    <w:rPr>
      <w:rFonts w:ascii="Palatino" w:hAnsi="Palatino"/>
      <w:color w:val="auto"/>
      <w:kern w:val="16"/>
      <w:sz w:val="19"/>
      <w:szCs w:val="20"/>
    </w:rPr>
  </w:style>
  <w:style w:type="character" w:customStyle="1" w:styleId="NormalMVChar">
    <w:name w:val="NormalMV Char"/>
    <w:link w:val="NormalMV"/>
    <w:rsid w:val="00DA1AF6"/>
    <w:rPr>
      <w:rFonts w:ascii="Palatino" w:hAnsi="Palatino"/>
      <w:color w:val="auto"/>
      <w:kern w:val="16"/>
      <w:sz w:val="19"/>
      <w:szCs w:val="20"/>
    </w:rPr>
  </w:style>
  <w:style w:type="character" w:customStyle="1" w:styleId="UnresolvedMention2">
    <w:name w:val="Unresolved Mention2"/>
    <w:uiPriority w:val="99"/>
    <w:semiHidden/>
    <w:unhideWhenUsed/>
    <w:rsid w:val="00DA1AF6"/>
    <w:rPr>
      <w:color w:val="808080"/>
      <w:shd w:val="clear" w:color="auto" w:fill="E6E6E6"/>
    </w:rPr>
  </w:style>
  <w:style w:type="character" w:customStyle="1" w:styleId="SubtitleChar">
    <w:name w:val="Subtitle Char"/>
    <w:link w:val="Subtitle"/>
    <w:rsid w:val="00DA1AF6"/>
    <w:rPr>
      <w:rFonts w:ascii="Georgia" w:eastAsia="Georgia" w:hAnsi="Georgia" w:cs="Georgia"/>
      <w:i/>
      <w:color w:val="666666"/>
      <w:sz w:val="48"/>
      <w:szCs w:val="48"/>
    </w:rPr>
  </w:style>
  <w:style w:type="numbering" w:customStyle="1" w:styleId="KSchapterstyle">
    <w:name w:val="KS_chapter_style"/>
    <w:uiPriority w:val="99"/>
    <w:rsid w:val="00DA1AF6"/>
    <w:pPr>
      <w:numPr>
        <w:numId w:val="27"/>
      </w:numPr>
    </w:pPr>
  </w:style>
  <w:style w:type="paragraph" w:customStyle="1" w:styleId="KSh2">
    <w:name w:val="KS_h2"/>
    <w:basedOn w:val="Heading2"/>
    <w:qFormat/>
    <w:rsid w:val="00DA1AF6"/>
    <w:pPr>
      <w:widowControl w:val="0"/>
      <w:numPr>
        <w:ilvl w:val="1"/>
        <w:numId w:val="28"/>
      </w:numPr>
      <w:tabs>
        <w:tab w:val="left" w:pos="548"/>
      </w:tabs>
      <w:autoSpaceDE w:val="0"/>
      <w:autoSpaceDN w:val="0"/>
      <w:spacing w:before="240" w:after="120" w:line="480" w:lineRule="auto"/>
      <w:ind w:left="634" w:hanging="634"/>
      <w:jc w:val="left"/>
    </w:pPr>
    <w:rPr>
      <w:rFonts w:eastAsia="MS Gothic"/>
      <w:i w:val="0"/>
      <w:w w:val="110"/>
      <w:szCs w:val="26"/>
      <w:lang w:eastAsia="zh-CN"/>
    </w:rPr>
  </w:style>
  <w:style w:type="paragraph" w:customStyle="1" w:styleId="KSH3">
    <w:name w:val="KS_H3"/>
    <w:basedOn w:val="Heading3"/>
    <w:autoRedefine/>
    <w:qFormat/>
    <w:rsid w:val="00DA1AF6"/>
    <w:pPr>
      <w:numPr>
        <w:ilvl w:val="2"/>
        <w:numId w:val="28"/>
      </w:numPr>
      <w:spacing w:before="0" w:after="0" w:line="480" w:lineRule="auto"/>
      <w:ind w:left="504"/>
      <w:jc w:val="left"/>
    </w:pPr>
    <w:rPr>
      <w:rFonts w:eastAsia="MS Gothic"/>
      <w:color w:val="auto"/>
      <w:w w:val="110"/>
      <w:sz w:val="24"/>
      <w:szCs w:val="24"/>
      <w:lang w:eastAsia="zh-CN"/>
    </w:rPr>
  </w:style>
  <w:style w:type="paragraph" w:customStyle="1" w:styleId="KSH4v2">
    <w:name w:val="KS_H4_v2"/>
    <w:next w:val="Heading4"/>
    <w:qFormat/>
    <w:rsid w:val="00DA1AF6"/>
    <w:pPr>
      <w:numPr>
        <w:ilvl w:val="3"/>
        <w:numId w:val="28"/>
      </w:numPr>
      <w:spacing w:line="480" w:lineRule="auto"/>
      <w:ind w:left="648"/>
    </w:pPr>
    <w:rPr>
      <w:rFonts w:eastAsia="MS Gothic"/>
      <w:b/>
      <w:i/>
      <w:w w:val="110"/>
      <w:sz w:val="24"/>
      <w:szCs w:val="24"/>
      <w:lang w:eastAsia="zh-CN"/>
    </w:rPr>
  </w:style>
  <w:style w:type="paragraph" w:customStyle="1" w:styleId="Style2">
    <w:name w:val="Style2"/>
    <w:basedOn w:val="KSh2"/>
    <w:next w:val="Normal"/>
    <w:qFormat/>
    <w:rsid w:val="00DA1AF6"/>
  </w:style>
  <w:style w:type="paragraph" w:customStyle="1" w:styleId="Style3">
    <w:name w:val="Style3"/>
    <w:basedOn w:val="KSH3"/>
    <w:next w:val="KSH4v2"/>
    <w:qFormat/>
    <w:rsid w:val="00DA1AF6"/>
    <w:pPr>
      <w:numPr>
        <w:ilvl w:val="0"/>
        <w:numId w:val="0"/>
      </w:numPr>
      <w:ind w:left="1728" w:hanging="648"/>
    </w:pPr>
  </w:style>
  <w:style w:type="paragraph" w:customStyle="1" w:styleId="KSTOC4">
    <w:name w:val="KS_TOC 4"/>
    <w:basedOn w:val="TOC3"/>
    <w:qFormat/>
    <w:rsid w:val="00DA1AF6"/>
    <w:pPr>
      <w:tabs>
        <w:tab w:val="clear" w:pos="1680"/>
        <w:tab w:val="left" w:pos="2250"/>
      </w:tabs>
      <w:ind w:left="720"/>
    </w:pPr>
    <w:rPr>
      <w:noProof/>
    </w:rPr>
  </w:style>
  <w:style w:type="paragraph" w:customStyle="1" w:styleId="FigureCaption1">
    <w:name w:val="FigureCaption"/>
    <w:autoRedefine/>
    <w:rsid w:val="00753F9D"/>
    <w:pPr>
      <w:spacing w:before="120" w:after="120"/>
      <w:jc w:val="center"/>
    </w:pPr>
    <w:rPr>
      <w:rFonts w:ascii="Georgia" w:eastAsia="Malgun Gothic" w:hAnsi="Georgia"/>
      <w:b/>
      <w:lang w:eastAsia="ko-KR"/>
    </w:rPr>
  </w:style>
  <w:style w:type="paragraph" w:customStyle="1" w:styleId="Newparagraph">
    <w:name w:val="New paragraph"/>
    <w:basedOn w:val="Normal"/>
    <w:qFormat/>
    <w:rsid w:val="00753F9D"/>
    <w:pPr>
      <w:spacing w:after="0" w:line="480" w:lineRule="auto"/>
      <w:ind w:firstLine="720"/>
      <w:jc w:val="left"/>
    </w:pPr>
    <w:rPr>
      <w:rFonts w:eastAsia="SimSun"/>
      <w:color w:val="auto"/>
      <w:lang w:val="en-GB" w:eastAsia="en-GB"/>
    </w:rPr>
  </w:style>
  <w:style w:type="character" w:customStyle="1" w:styleId="normaltextrun">
    <w:name w:val="normaltextrun"/>
    <w:basedOn w:val="DefaultParagraphFont"/>
    <w:rsid w:val="00753F9D"/>
  </w:style>
  <w:style w:type="paragraph" w:customStyle="1" w:styleId="Tabletitle1">
    <w:name w:val="Table title"/>
    <w:basedOn w:val="Normal"/>
    <w:next w:val="Normal"/>
    <w:qFormat/>
    <w:rsid w:val="00753F9D"/>
    <w:pPr>
      <w:spacing w:before="240" w:after="0" w:line="360" w:lineRule="auto"/>
      <w:jc w:val="left"/>
    </w:pPr>
    <w:rPr>
      <w:rFonts w:eastAsia="SimSun"/>
      <w:color w:val="auto"/>
      <w:lang w:val="en-GB" w:eastAsia="en-GB"/>
    </w:rPr>
  </w:style>
  <w:style w:type="paragraph" w:customStyle="1" w:styleId="Tablenumber">
    <w:name w:val="Table number"/>
    <w:basedOn w:val="Normal"/>
    <w:next w:val="Tabletitle1"/>
    <w:qFormat/>
    <w:rsid w:val="00753F9D"/>
    <w:pPr>
      <w:spacing w:after="0"/>
    </w:pPr>
    <w:rPr>
      <w:rFonts w:ascii="Calibri" w:hAnsi="Calibri" w:cs="Calibri"/>
      <w:b/>
      <w:bCs/>
      <w:color w:val="auto"/>
      <w:sz w:val="22"/>
      <w:szCs w:val="22"/>
      <w:lang w:eastAsia="en-GB"/>
    </w:rPr>
  </w:style>
  <w:style w:type="character" w:styleId="UnresolvedMention">
    <w:name w:val="Unresolved Mention"/>
    <w:basedOn w:val="DefaultParagraphFont"/>
    <w:uiPriority w:val="99"/>
    <w:semiHidden/>
    <w:unhideWhenUsed/>
    <w:rsid w:val="000300BD"/>
    <w:rPr>
      <w:color w:val="605E5C"/>
      <w:shd w:val="clear" w:color="auto" w:fill="E1DFDD"/>
    </w:rPr>
  </w:style>
  <w:style w:type="character" w:styleId="LineNumber">
    <w:name w:val="line number"/>
    <w:basedOn w:val="DefaultParagraphFont"/>
    <w:uiPriority w:val="99"/>
    <w:semiHidden/>
    <w:unhideWhenUsed/>
    <w:rsid w:val="000C7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1569">
      <w:bodyDiv w:val="1"/>
      <w:marLeft w:val="0"/>
      <w:marRight w:val="0"/>
      <w:marTop w:val="0"/>
      <w:marBottom w:val="0"/>
      <w:divBdr>
        <w:top w:val="none" w:sz="0" w:space="0" w:color="auto"/>
        <w:left w:val="none" w:sz="0" w:space="0" w:color="auto"/>
        <w:bottom w:val="none" w:sz="0" w:space="0" w:color="auto"/>
        <w:right w:val="none" w:sz="0" w:space="0" w:color="auto"/>
      </w:divBdr>
    </w:div>
    <w:div w:id="30306310">
      <w:bodyDiv w:val="1"/>
      <w:marLeft w:val="0"/>
      <w:marRight w:val="0"/>
      <w:marTop w:val="0"/>
      <w:marBottom w:val="0"/>
      <w:divBdr>
        <w:top w:val="none" w:sz="0" w:space="0" w:color="auto"/>
        <w:left w:val="none" w:sz="0" w:space="0" w:color="auto"/>
        <w:bottom w:val="none" w:sz="0" w:space="0" w:color="auto"/>
        <w:right w:val="none" w:sz="0" w:space="0" w:color="auto"/>
      </w:divBdr>
    </w:div>
    <w:div w:id="33503559">
      <w:bodyDiv w:val="1"/>
      <w:marLeft w:val="0"/>
      <w:marRight w:val="0"/>
      <w:marTop w:val="0"/>
      <w:marBottom w:val="0"/>
      <w:divBdr>
        <w:top w:val="none" w:sz="0" w:space="0" w:color="auto"/>
        <w:left w:val="none" w:sz="0" w:space="0" w:color="auto"/>
        <w:bottom w:val="none" w:sz="0" w:space="0" w:color="auto"/>
        <w:right w:val="none" w:sz="0" w:space="0" w:color="auto"/>
      </w:divBdr>
    </w:div>
    <w:div w:id="52894166">
      <w:bodyDiv w:val="1"/>
      <w:marLeft w:val="0"/>
      <w:marRight w:val="0"/>
      <w:marTop w:val="0"/>
      <w:marBottom w:val="0"/>
      <w:divBdr>
        <w:top w:val="none" w:sz="0" w:space="0" w:color="auto"/>
        <w:left w:val="none" w:sz="0" w:space="0" w:color="auto"/>
        <w:bottom w:val="none" w:sz="0" w:space="0" w:color="auto"/>
        <w:right w:val="none" w:sz="0" w:space="0" w:color="auto"/>
      </w:divBdr>
      <w:divsChild>
        <w:div w:id="1038160617">
          <w:marLeft w:val="640"/>
          <w:marRight w:val="0"/>
          <w:marTop w:val="0"/>
          <w:marBottom w:val="0"/>
          <w:divBdr>
            <w:top w:val="none" w:sz="0" w:space="0" w:color="auto"/>
            <w:left w:val="none" w:sz="0" w:space="0" w:color="auto"/>
            <w:bottom w:val="none" w:sz="0" w:space="0" w:color="auto"/>
            <w:right w:val="none" w:sz="0" w:space="0" w:color="auto"/>
          </w:divBdr>
        </w:div>
        <w:div w:id="203637619">
          <w:marLeft w:val="640"/>
          <w:marRight w:val="0"/>
          <w:marTop w:val="0"/>
          <w:marBottom w:val="0"/>
          <w:divBdr>
            <w:top w:val="none" w:sz="0" w:space="0" w:color="auto"/>
            <w:left w:val="none" w:sz="0" w:space="0" w:color="auto"/>
            <w:bottom w:val="none" w:sz="0" w:space="0" w:color="auto"/>
            <w:right w:val="none" w:sz="0" w:space="0" w:color="auto"/>
          </w:divBdr>
        </w:div>
        <w:div w:id="610548172">
          <w:marLeft w:val="640"/>
          <w:marRight w:val="0"/>
          <w:marTop w:val="0"/>
          <w:marBottom w:val="0"/>
          <w:divBdr>
            <w:top w:val="none" w:sz="0" w:space="0" w:color="auto"/>
            <w:left w:val="none" w:sz="0" w:space="0" w:color="auto"/>
            <w:bottom w:val="none" w:sz="0" w:space="0" w:color="auto"/>
            <w:right w:val="none" w:sz="0" w:space="0" w:color="auto"/>
          </w:divBdr>
        </w:div>
        <w:div w:id="1707214564">
          <w:marLeft w:val="640"/>
          <w:marRight w:val="0"/>
          <w:marTop w:val="0"/>
          <w:marBottom w:val="0"/>
          <w:divBdr>
            <w:top w:val="none" w:sz="0" w:space="0" w:color="auto"/>
            <w:left w:val="none" w:sz="0" w:space="0" w:color="auto"/>
            <w:bottom w:val="none" w:sz="0" w:space="0" w:color="auto"/>
            <w:right w:val="none" w:sz="0" w:space="0" w:color="auto"/>
          </w:divBdr>
        </w:div>
        <w:div w:id="1963464185">
          <w:marLeft w:val="640"/>
          <w:marRight w:val="0"/>
          <w:marTop w:val="0"/>
          <w:marBottom w:val="0"/>
          <w:divBdr>
            <w:top w:val="none" w:sz="0" w:space="0" w:color="auto"/>
            <w:left w:val="none" w:sz="0" w:space="0" w:color="auto"/>
            <w:bottom w:val="none" w:sz="0" w:space="0" w:color="auto"/>
            <w:right w:val="none" w:sz="0" w:space="0" w:color="auto"/>
          </w:divBdr>
        </w:div>
        <w:div w:id="128868112">
          <w:marLeft w:val="640"/>
          <w:marRight w:val="0"/>
          <w:marTop w:val="0"/>
          <w:marBottom w:val="0"/>
          <w:divBdr>
            <w:top w:val="none" w:sz="0" w:space="0" w:color="auto"/>
            <w:left w:val="none" w:sz="0" w:space="0" w:color="auto"/>
            <w:bottom w:val="none" w:sz="0" w:space="0" w:color="auto"/>
            <w:right w:val="none" w:sz="0" w:space="0" w:color="auto"/>
          </w:divBdr>
        </w:div>
        <w:div w:id="381707715">
          <w:marLeft w:val="640"/>
          <w:marRight w:val="0"/>
          <w:marTop w:val="0"/>
          <w:marBottom w:val="0"/>
          <w:divBdr>
            <w:top w:val="none" w:sz="0" w:space="0" w:color="auto"/>
            <w:left w:val="none" w:sz="0" w:space="0" w:color="auto"/>
            <w:bottom w:val="none" w:sz="0" w:space="0" w:color="auto"/>
            <w:right w:val="none" w:sz="0" w:space="0" w:color="auto"/>
          </w:divBdr>
        </w:div>
        <w:div w:id="154341598">
          <w:marLeft w:val="640"/>
          <w:marRight w:val="0"/>
          <w:marTop w:val="0"/>
          <w:marBottom w:val="0"/>
          <w:divBdr>
            <w:top w:val="none" w:sz="0" w:space="0" w:color="auto"/>
            <w:left w:val="none" w:sz="0" w:space="0" w:color="auto"/>
            <w:bottom w:val="none" w:sz="0" w:space="0" w:color="auto"/>
            <w:right w:val="none" w:sz="0" w:space="0" w:color="auto"/>
          </w:divBdr>
        </w:div>
        <w:div w:id="824127864">
          <w:marLeft w:val="640"/>
          <w:marRight w:val="0"/>
          <w:marTop w:val="0"/>
          <w:marBottom w:val="0"/>
          <w:divBdr>
            <w:top w:val="none" w:sz="0" w:space="0" w:color="auto"/>
            <w:left w:val="none" w:sz="0" w:space="0" w:color="auto"/>
            <w:bottom w:val="none" w:sz="0" w:space="0" w:color="auto"/>
            <w:right w:val="none" w:sz="0" w:space="0" w:color="auto"/>
          </w:divBdr>
        </w:div>
        <w:div w:id="1815757608">
          <w:marLeft w:val="640"/>
          <w:marRight w:val="0"/>
          <w:marTop w:val="0"/>
          <w:marBottom w:val="0"/>
          <w:divBdr>
            <w:top w:val="none" w:sz="0" w:space="0" w:color="auto"/>
            <w:left w:val="none" w:sz="0" w:space="0" w:color="auto"/>
            <w:bottom w:val="none" w:sz="0" w:space="0" w:color="auto"/>
            <w:right w:val="none" w:sz="0" w:space="0" w:color="auto"/>
          </w:divBdr>
        </w:div>
        <w:div w:id="2014332488">
          <w:marLeft w:val="640"/>
          <w:marRight w:val="0"/>
          <w:marTop w:val="0"/>
          <w:marBottom w:val="0"/>
          <w:divBdr>
            <w:top w:val="none" w:sz="0" w:space="0" w:color="auto"/>
            <w:left w:val="none" w:sz="0" w:space="0" w:color="auto"/>
            <w:bottom w:val="none" w:sz="0" w:space="0" w:color="auto"/>
            <w:right w:val="none" w:sz="0" w:space="0" w:color="auto"/>
          </w:divBdr>
        </w:div>
        <w:div w:id="1581526751">
          <w:marLeft w:val="640"/>
          <w:marRight w:val="0"/>
          <w:marTop w:val="0"/>
          <w:marBottom w:val="0"/>
          <w:divBdr>
            <w:top w:val="none" w:sz="0" w:space="0" w:color="auto"/>
            <w:left w:val="none" w:sz="0" w:space="0" w:color="auto"/>
            <w:bottom w:val="none" w:sz="0" w:space="0" w:color="auto"/>
            <w:right w:val="none" w:sz="0" w:space="0" w:color="auto"/>
          </w:divBdr>
        </w:div>
        <w:div w:id="1052996736">
          <w:marLeft w:val="640"/>
          <w:marRight w:val="0"/>
          <w:marTop w:val="0"/>
          <w:marBottom w:val="0"/>
          <w:divBdr>
            <w:top w:val="none" w:sz="0" w:space="0" w:color="auto"/>
            <w:left w:val="none" w:sz="0" w:space="0" w:color="auto"/>
            <w:bottom w:val="none" w:sz="0" w:space="0" w:color="auto"/>
            <w:right w:val="none" w:sz="0" w:space="0" w:color="auto"/>
          </w:divBdr>
        </w:div>
        <w:div w:id="1839803882">
          <w:marLeft w:val="640"/>
          <w:marRight w:val="0"/>
          <w:marTop w:val="0"/>
          <w:marBottom w:val="0"/>
          <w:divBdr>
            <w:top w:val="none" w:sz="0" w:space="0" w:color="auto"/>
            <w:left w:val="none" w:sz="0" w:space="0" w:color="auto"/>
            <w:bottom w:val="none" w:sz="0" w:space="0" w:color="auto"/>
            <w:right w:val="none" w:sz="0" w:space="0" w:color="auto"/>
          </w:divBdr>
        </w:div>
        <w:div w:id="1945648448">
          <w:marLeft w:val="640"/>
          <w:marRight w:val="0"/>
          <w:marTop w:val="0"/>
          <w:marBottom w:val="0"/>
          <w:divBdr>
            <w:top w:val="none" w:sz="0" w:space="0" w:color="auto"/>
            <w:left w:val="none" w:sz="0" w:space="0" w:color="auto"/>
            <w:bottom w:val="none" w:sz="0" w:space="0" w:color="auto"/>
            <w:right w:val="none" w:sz="0" w:space="0" w:color="auto"/>
          </w:divBdr>
        </w:div>
        <w:div w:id="1295602655">
          <w:marLeft w:val="640"/>
          <w:marRight w:val="0"/>
          <w:marTop w:val="0"/>
          <w:marBottom w:val="0"/>
          <w:divBdr>
            <w:top w:val="none" w:sz="0" w:space="0" w:color="auto"/>
            <w:left w:val="none" w:sz="0" w:space="0" w:color="auto"/>
            <w:bottom w:val="none" w:sz="0" w:space="0" w:color="auto"/>
            <w:right w:val="none" w:sz="0" w:space="0" w:color="auto"/>
          </w:divBdr>
        </w:div>
        <w:div w:id="891385097">
          <w:marLeft w:val="640"/>
          <w:marRight w:val="0"/>
          <w:marTop w:val="0"/>
          <w:marBottom w:val="0"/>
          <w:divBdr>
            <w:top w:val="none" w:sz="0" w:space="0" w:color="auto"/>
            <w:left w:val="none" w:sz="0" w:space="0" w:color="auto"/>
            <w:bottom w:val="none" w:sz="0" w:space="0" w:color="auto"/>
            <w:right w:val="none" w:sz="0" w:space="0" w:color="auto"/>
          </w:divBdr>
        </w:div>
        <w:div w:id="1921980772">
          <w:marLeft w:val="640"/>
          <w:marRight w:val="0"/>
          <w:marTop w:val="0"/>
          <w:marBottom w:val="0"/>
          <w:divBdr>
            <w:top w:val="none" w:sz="0" w:space="0" w:color="auto"/>
            <w:left w:val="none" w:sz="0" w:space="0" w:color="auto"/>
            <w:bottom w:val="none" w:sz="0" w:space="0" w:color="auto"/>
            <w:right w:val="none" w:sz="0" w:space="0" w:color="auto"/>
          </w:divBdr>
        </w:div>
        <w:div w:id="850487299">
          <w:marLeft w:val="640"/>
          <w:marRight w:val="0"/>
          <w:marTop w:val="0"/>
          <w:marBottom w:val="0"/>
          <w:divBdr>
            <w:top w:val="none" w:sz="0" w:space="0" w:color="auto"/>
            <w:left w:val="none" w:sz="0" w:space="0" w:color="auto"/>
            <w:bottom w:val="none" w:sz="0" w:space="0" w:color="auto"/>
            <w:right w:val="none" w:sz="0" w:space="0" w:color="auto"/>
          </w:divBdr>
        </w:div>
        <w:div w:id="1519156754">
          <w:marLeft w:val="640"/>
          <w:marRight w:val="0"/>
          <w:marTop w:val="0"/>
          <w:marBottom w:val="0"/>
          <w:divBdr>
            <w:top w:val="none" w:sz="0" w:space="0" w:color="auto"/>
            <w:left w:val="none" w:sz="0" w:space="0" w:color="auto"/>
            <w:bottom w:val="none" w:sz="0" w:space="0" w:color="auto"/>
            <w:right w:val="none" w:sz="0" w:space="0" w:color="auto"/>
          </w:divBdr>
        </w:div>
        <w:div w:id="330841456">
          <w:marLeft w:val="640"/>
          <w:marRight w:val="0"/>
          <w:marTop w:val="0"/>
          <w:marBottom w:val="0"/>
          <w:divBdr>
            <w:top w:val="none" w:sz="0" w:space="0" w:color="auto"/>
            <w:left w:val="none" w:sz="0" w:space="0" w:color="auto"/>
            <w:bottom w:val="none" w:sz="0" w:space="0" w:color="auto"/>
            <w:right w:val="none" w:sz="0" w:space="0" w:color="auto"/>
          </w:divBdr>
        </w:div>
        <w:div w:id="426853121">
          <w:marLeft w:val="640"/>
          <w:marRight w:val="0"/>
          <w:marTop w:val="0"/>
          <w:marBottom w:val="0"/>
          <w:divBdr>
            <w:top w:val="none" w:sz="0" w:space="0" w:color="auto"/>
            <w:left w:val="none" w:sz="0" w:space="0" w:color="auto"/>
            <w:bottom w:val="none" w:sz="0" w:space="0" w:color="auto"/>
            <w:right w:val="none" w:sz="0" w:space="0" w:color="auto"/>
          </w:divBdr>
        </w:div>
        <w:div w:id="207450536">
          <w:marLeft w:val="640"/>
          <w:marRight w:val="0"/>
          <w:marTop w:val="0"/>
          <w:marBottom w:val="0"/>
          <w:divBdr>
            <w:top w:val="none" w:sz="0" w:space="0" w:color="auto"/>
            <w:left w:val="none" w:sz="0" w:space="0" w:color="auto"/>
            <w:bottom w:val="none" w:sz="0" w:space="0" w:color="auto"/>
            <w:right w:val="none" w:sz="0" w:space="0" w:color="auto"/>
          </w:divBdr>
        </w:div>
        <w:div w:id="1553954872">
          <w:marLeft w:val="640"/>
          <w:marRight w:val="0"/>
          <w:marTop w:val="0"/>
          <w:marBottom w:val="0"/>
          <w:divBdr>
            <w:top w:val="none" w:sz="0" w:space="0" w:color="auto"/>
            <w:left w:val="none" w:sz="0" w:space="0" w:color="auto"/>
            <w:bottom w:val="none" w:sz="0" w:space="0" w:color="auto"/>
            <w:right w:val="none" w:sz="0" w:space="0" w:color="auto"/>
          </w:divBdr>
        </w:div>
        <w:div w:id="549806867">
          <w:marLeft w:val="640"/>
          <w:marRight w:val="0"/>
          <w:marTop w:val="0"/>
          <w:marBottom w:val="0"/>
          <w:divBdr>
            <w:top w:val="none" w:sz="0" w:space="0" w:color="auto"/>
            <w:left w:val="none" w:sz="0" w:space="0" w:color="auto"/>
            <w:bottom w:val="none" w:sz="0" w:space="0" w:color="auto"/>
            <w:right w:val="none" w:sz="0" w:space="0" w:color="auto"/>
          </w:divBdr>
        </w:div>
        <w:div w:id="1987008621">
          <w:marLeft w:val="640"/>
          <w:marRight w:val="0"/>
          <w:marTop w:val="0"/>
          <w:marBottom w:val="0"/>
          <w:divBdr>
            <w:top w:val="none" w:sz="0" w:space="0" w:color="auto"/>
            <w:left w:val="none" w:sz="0" w:space="0" w:color="auto"/>
            <w:bottom w:val="none" w:sz="0" w:space="0" w:color="auto"/>
            <w:right w:val="none" w:sz="0" w:space="0" w:color="auto"/>
          </w:divBdr>
        </w:div>
        <w:div w:id="1942838994">
          <w:marLeft w:val="640"/>
          <w:marRight w:val="0"/>
          <w:marTop w:val="0"/>
          <w:marBottom w:val="0"/>
          <w:divBdr>
            <w:top w:val="none" w:sz="0" w:space="0" w:color="auto"/>
            <w:left w:val="none" w:sz="0" w:space="0" w:color="auto"/>
            <w:bottom w:val="none" w:sz="0" w:space="0" w:color="auto"/>
            <w:right w:val="none" w:sz="0" w:space="0" w:color="auto"/>
          </w:divBdr>
        </w:div>
        <w:div w:id="1331055615">
          <w:marLeft w:val="640"/>
          <w:marRight w:val="0"/>
          <w:marTop w:val="0"/>
          <w:marBottom w:val="0"/>
          <w:divBdr>
            <w:top w:val="none" w:sz="0" w:space="0" w:color="auto"/>
            <w:left w:val="none" w:sz="0" w:space="0" w:color="auto"/>
            <w:bottom w:val="none" w:sz="0" w:space="0" w:color="auto"/>
            <w:right w:val="none" w:sz="0" w:space="0" w:color="auto"/>
          </w:divBdr>
        </w:div>
        <w:div w:id="171795960">
          <w:marLeft w:val="640"/>
          <w:marRight w:val="0"/>
          <w:marTop w:val="0"/>
          <w:marBottom w:val="0"/>
          <w:divBdr>
            <w:top w:val="none" w:sz="0" w:space="0" w:color="auto"/>
            <w:left w:val="none" w:sz="0" w:space="0" w:color="auto"/>
            <w:bottom w:val="none" w:sz="0" w:space="0" w:color="auto"/>
            <w:right w:val="none" w:sz="0" w:space="0" w:color="auto"/>
          </w:divBdr>
        </w:div>
        <w:div w:id="6491738">
          <w:marLeft w:val="640"/>
          <w:marRight w:val="0"/>
          <w:marTop w:val="0"/>
          <w:marBottom w:val="0"/>
          <w:divBdr>
            <w:top w:val="none" w:sz="0" w:space="0" w:color="auto"/>
            <w:left w:val="none" w:sz="0" w:space="0" w:color="auto"/>
            <w:bottom w:val="none" w:sz="0" w:space="0" w:color="auto"/>
            <w:right w:val="none" w:sz="0" w:space="0" w:color="auto"/>
          </w:divBdr>
        </w:div>
        <w:div w:id="595864617">
          <w:marLeft w:val="640"/>
          <w:marRight w:val="0"/>
          <w:marTop w:val="0"/>
          <w:marBottom w:val="0"/>
          <w:divBdr>
            <w:top w:val="none" w:sz="0" w:space="0" w:color="auto"/>
            <w:left w:val="none" w:sz="0" w:space="0" w:color="auto"/>
            <w:bottom w:val="none" w:sz="0" w:space="0" w:color="auto"/>
            <w:right w:val="none" w:sz="0" w:space="0" w:color="auto"/>
          </w:divBdr>
        </w:div>
        <w:div w:id="995302300">
          <w:marLeft w:val="640"/>
          <w:marRight w:val="0"/>
          <w:marTop w:val="0"/>
          <w:marBottom w:val="0"/>
          <w:divBdr>
            <w:top w:val="none" w:sz="0" w:space="0" w:color="auto"/>
            <w:left w:val="none" w:sz="0" w:space="0" w:color="auto"/>
            <w:bottom w:val="none" w:sz="0" w:space="0" w:color="auto"/>
            <w:right w:val="none" w:sz="0" w:space="0" w:color="auto"/>
          </w:divBdr>
        </w:div>
        <w:div w:id="1200901882">
          <w:marLeft w:val="640"/>
          <w:marRight w:val="0"/>
          <w:marTop w:val="0"/>
          <w:marBottom w:val="0"/>
          <w:divBdr>
            <w:top w:val="none" w:sz="0" w:space="0" w:color="auto"/>
            <w:left w:val="none" w:sz="0" w:space="0" w:color="auto"/>
            <w:bottom w:val="none" w:sz="0" w:space="0" w:color="auto"/>
            <w:right w:val="none" w:sz="0" w:space="0" w:color="auto"/>
          </w:divBdr>
        </w:div>
        <w:div w:id="2065911218">
          <w:marLeft w:val="640"/>
          <w:marRight w:val="0"/>
          <w:marTop w:val="0"/>
          <w:marBottom w:val="0"/>
          <w:divBdr>
            <w:top w:val="none" w:sz="0" w:space="0" w:color="auto"/>
            <w:left w:val="none" w:sz="0" w:space="0" w:color="auto"/>
            <w:bottom w:val="none" w:sz="0" w:space="0" w:color="auto"/>
            <w:right w:val="none" w:sz="0" w:space="0" w:color="auto"/>
          </w:divBdr>
        </w:div>
        <w:div w:id="942689804">
          <w:marLeft w:val="640"/>
          <w:marRight w:val="0"/>
          <w:marTop w:val="0"/>
          <w:marBottom w:val="0"/>
          <w:divBdr>
            <w:top w:val="none" w:sz="0" w:space="0" w:color="auto"/>
            <w:left w:val="none" w:sz="0" w:space="0" w:color="auto"/>
            <w:bottom w:val="none" w:sz="0" w:space="0" w:color="auto"/>
            <w:right w:val="none" w:sz="0" w:space="0" w:color="auto"/>
          </w:divBdr>
        </w:div>
        <w:div w:id="1088767934">
          <w:marLeft w:val="640"/>
          <w:marRight w:val="0"/>
          <w:marTop w:val="0"/>
          <w:marBottom w:val="0"/>
          <w:divBdr>
            <w:top w:val="none" w:sz="0" w:space="0" w:color="auto"/>
            <w:left w:val="none" w:sz="0" w:space="0" w:color="auto"/>
            <w:bottom w:val="none" w:sz="0" w:space="0" w:color="auto"/>
            <w:right w:val="none" w:sz="0" w:space="0" w:color="auto"/>
          </w:divBdr>
        </w:div>
        <w:div w:id="1619337133">
          <w:marLeft w:val="640"/>
          <w:marRight w:val="0"/>
          <w:marTop w:val="0"/>
          <w:marBottom w:val="0"/>
          <w:divBdr>
            <w:top w:val="none" w:sz="0" w:space="0" w:color="auto"/>
            <w:left w:val="none" w:sz="0" w:space="0" w:color="auto"/>
            <w:bottom w:val="none" w:sz="0" w:space="0" w:color="auto"/>
            <w:right w:val="none" w:sz="0" w:space="0" w:color="auto"/>
          </w:divBdr>
        </w:div>
        <w:div w:id="967777481">
          <w:marLeft w:val="640"/>
          <w:marRight w:val="0"/>
          <w:marTop w:val="0"/>
          <w:marBottom w:val="0"/>
          <w:divBdr>
            <w:top w:val="none" w:sz="0" w:space="0" w:color="auto"/>
            <w:left w:val="none" w:sz="0" w:space="0" w:color="auto"/>
            <w:bottom w:val="none" w:sz="0" w:space="0" w:color="auto"/>
            <w:right w:val="none" w:sz="0" w:space="0" w:color="auto"/>
          </w:divBdr>
        </w:div>
        <w:div w:id="1688093844">
          <w:marLeft w:val="640"/>
          <w:marRight w:val="0"/>
          <w:marTop w:val="0"/>
          <w:marBottom w:val="0"/>
          <w:divBdr>
            <w:top w:val="none" w:sz="0" w:space="0" w:color="auto"/>
            <w:left w:val="none" w:sz="0" w:space="0" w:color="auto"/>
            <w:bottom w:val="none" w:sz="0" w:space="0" w:color="auto"/>
            <w:right w:val="none" w:sz="0" w:space="0" w:color="auto"/>
          </w:divBdr>
        </w:div>
        <w:div w:id="189614064">
          <w:marLeft w:val="640"/>
          <w:marRight w:val="0"/>
          <w:marTop w:val="0"/>
          <w:marBottom w:val="0"/>
          <w:divBdr>
            <w:top w:val="none" w:sz="0" w:space="0" w:color="auto"/>
            <w:left w:val="none" w:sz="0" w:space="0" w:color="auto"/>
            <w:bottom w:val="none" w:sz="0" w:space="0" w:color="auto"/>
            <w:right w:val="none" w:sz="0" w:space="0" w:color="auto"/>
          </w:divBdr>
        </w:div>
        <w:div w:id="1729259604">
          <w:marLeft w:val="640"/>
          <w:marRight w:val="0"/>
          <w:marTop w:val="0"/>
          <w:marBottom w:val="0"/>
          <w:divBdr>
            <w:top w:val="none" w:sz="0" w:space="0" w:color="auto"/>
            <w:left w:val="none" w:sz="0" w:space="0" w:color="auto"/>
            <w:bottom w:val="none" w:sz="0" w:space="0" w:color="auto"/>
            <w:right w:val="none" w:sz="0" w:space="0" w:color="auto"/>
          </w:divBdr>
        </w:div>
        <w:div w:id="2126269275">
          <w:marLeft w:val="640"/>
          <w:marRight w:val="0"/>
          <w:marTop w:val="0"/>
          <w:marBottom w:val="0"/>
          <w:divBdr>
            <w:top w:val="none" w:sz="0" w:space="0" w:color="auto"/>
            <w:left w:val="none" w:sz="0" w:space="0" w:color="auto"/>
            <w:bottom w:val="none" w:sz="0" w:space="0" w:color="auto"/>
            <w:right w:val="none" w:sz="0" w:space="0" w:color="auto"/>
          </w:divBdr>
        </w:div>
        <w:div w:id="3824483">
          <w:marLeft w:val="640"/>
          <w:marRight w:val="0"/>
          <w:marTop w:val="0"/>
          <w:marBottom w:val="0"/>
          <w:divBdr>
            <w:top w:val="none" w:sz="0" w:space="0" w:color="auto"/>
            <w:left w:val="none" w:sz="0" w:space="0" w:color="auto"/>
            <w:bottom w:val="none" w:sz="0" w:space="0" w:color="auto"/>
            <w:right w:val="none" w:sz="0" w:space="0" w:color="auto"/>
          </w:divBdr>
        </w:div>
      </w:divsChild>
    </w:div>
    <w:div w:id="76902036">
      <w:bodyDiv w:val="1"/>
      <w:marLeft w:val="0"/>
      <w:marRight w:val="0"/>
      <w:marTop w:val="0"/>
      <w:marBottom w:val="0"/>
      <w:divBdr>
        <w:top w:val="none" w:sz="0" w:space="0" w:color="auto"/>
        <w:left w:val="none" w:sz="0" w:space="0" w:color="auto"/>
        <w:bottom w:val="none" w:sz="0" w:space="0" w:color="auto"/>
        <w:right w:val="none" w:sz="0" w:space="0" w:color="auto"/>
      </w:divBdr>
    </w:div>
    <w:div w:id="85083700">
      <w:bodyDiv w:val="1"/>
      <w:marLeft w:val="0"/>
      <w:marRight w:val="0"/>
      <w:marTop w:val="0"/>
      <w:marBottom w:val="0"/>
      <w:divBdr>
        <w:top w:val="none" w:sz="0" w:space="0" w:color="auto"/>
        <w:left w:val="none" w:sz="0" w:space="0" w:color="auto"/>
        <w:bottom w:val="none" w:sz="0" w:space="0" w:color="auto"/>
        <w:right w:val="none" w:sz="0" w:space="0" w:color="auto"/>
      </w:divBdr>
    </w:div>
    <w:div w:id="127627161">
      <w:bodyDiv w:val="1"/>
      <w:marLeft w:val="0"/>
      <w:marRight w:val="0"/>
      <w:marTop w:val="0"/>
      <w:marBottom w:val="0"/>
      <w:divBdr>
        <w:top w:val="none" w:sz="0" w:space="0" w:color="auto"/>
        <w:left w:val="none" w:sz="0" w:space="0" w:color="auto"/>
        <w:bottom w:val="none" w:sz="0" w:space="0" w:color="auto"/>
        <w:right w:val="none" w:sz="0" w:space="0" w:color="auto"/>
      </w:divBdr>
    </w:div>
    <w:div w:id="132645326">
      <w:bodyDiv w:val="1"/>
      <w:marLeft w:val="0"/>
      <w:marRight w:val="0"/>
      <w:marTop w:val="0"/>
      <w:marBottom w:val="0"/>
      <w:divBdr>
        <w:top w:val="none" w:sz="0" w:space="0" w:color="auto"/>
        <w:left w:val="none" w:sz="0" w:space="0" w:color="auto"/>
        <w:bottom w:val="none" w:sz="0" w:space="0" w:color="auto"/>
        <w:right w:val="none" w:sz="0" w:space="0" w:color="auto"/>
      </w:divBdr>
    </w:div>
    <w:div w:id="139271557">
      <w:bodyDiv w:val="1"/>
      <w:marLeft w:val="0"/>
      <w:marRight w:val="0"/>
      <w:marTop w:val="0"/>
      <w:marBottom w:val="0"/>
      <w:divBdr>
        <w:top w:val="none" w:sz="0" w:space="0" w:color="auto"/>
        <w:left w:val="none" w:sz="0" w:space="0" w:color="auto"/>
        <w:bottom w:val="none" w:sz="0" w:space="0" w:color="auto"/>
        <w:right w:val="none" w:sz="0" w:space="0" w:color="auto"/>
      </w:divBdr>
    </w:div>
    <w:div w:id="142890593">
      <w:bodyDiv w:val="1"/>
      <w:marLeft w:val="0"/>
      <w:marRight w:val="0"/>
      <w:marTop w:val="0"/>
      <w:marBottom w:val="0"/>
      <w:divBdr>
        <w:top w:val="none" w:sz="0" w:space="0" w:color="auto"/>
        <w:left w:val="none" w:sz="0" w:space="0" w:color="auto"/>
        <w:bottom w:val="none" w:sz="0" w:space="0" w:color="auto"/>
        <w:right w:val="none" w:sz="0" w:space="0" w:color="auto"/>
      </w:divBdr>
    </w:div>
    <w:div w:id="182131474">
      <w:bodyDiv w:val="1"/>
      <w:marLeft w:val="0"/>
      <w:marRight w:val="0"/>
      <w:marTop w:val="0"/>
      <w:marBottom w:val="0"/>
      <w:divBdr>
        <w:top w:val="none" w:sz="0" w:space="0" w:color="auto"/>
        <w:left w:val="none" w:sz="0" w:space="0" w:color="auto"/>
        <w:bottom w:val="none" w:sz="0" w:space="0" w:color="auto"/>
        <w:right w:val="none" w:sz="0" w:space="0" w:color="auto"/>
      </w:divBdr>
    </w:div>
    <w:div w:id="197474621">
      <w:bodyDiv w:val="1"/>
      <w:marLeft w:val="0"/>
      <w:marRight w:val="0"/>
      <w:marTop w:val="0"/>
      <w:marBottom w:val="0"/>
      <w:divBdr>
        <w:top w:val="none" w:sz="0" w:space="0" w:color="auto"/>
        <w:left w:val="none" w:sz="0" w:space="0" w:color="auto"/>
        <w:bottom w:val="none" w:sz="0" w:space="0" w:color="auto"/>
        <w:right w:val="none" w:sz="0" w:space="0" w:color="auto"/>
      </w:divBdr>
    </w:div>
    <w:div w:id="199319116">
      <w:bodyDiv w:val="1"/>
      <w:marLeft w:val="0"/>
      <w:marRight w:val="0"/>
      <w:marTop w:val="0"/>
      <w:marBottom w:val="0"/>
      <w:divBdr>
        <w:top w:val="none" w:sz="0" w:space="0" w:color="auto"/>
        <w:left w:val="none" w:sz="0" w:space="0" w:color="auto"/>
        <w:bottom w:val="none" w:sz="0" w:space="0" w:color="auto"/>
        <w:right w:val="none" w:sz="0" w:space="0" w:color="auto"/>
      </w:divBdr>
    </w:div>
    <w:div w:id="228074659">
      <w:bodyDiv w:val="1"/>
      <w:marLeft w:val="0"/>
      <w:marRight w:val="0"/>
      <w:marTop w:val="0"/>
      <w:marBottom w:val="0"/>
      <w:divBdr>
        <w:top w:val="none" w:sz="0" w:space="0" w:color="auto"/>
        <w:left w:val="none" w:sz="0" w:space="0" w:color="auto"/>
        <w:bottom w:val="none" w:sz="0" w:space="0" w:color="auto"/>
        <w:right w:val="none" w:sz="0" w:space="0" w:color="auto"/>
      </w:divBdr>
    </w:div>
    <w:div w:id="239605585">
      <w:bodyDiv w:val="1"/>
      <w:marLeft w:val="0"/>
      <w:marRight w:val="0"/>
      <w:marTop w:val="0"/>
      <w:marBottom w:val="0"/>
      <w:divBdr>
        <w:top w:val="none" w:sz="0" w:space="0" w:color="auto"/>
        <w:left w:val="none" w:sz="0" w:space="0" w:color="auto"/>
        <w:bottom w:val="none" w:sz="0" w:space="0" w:color="auto"/>
        <w:right w:val="none" w:sz="0" w:space="0" w:color="auto"/>
      </w:divBdr>
    </w:div>
    <w:div w:id="254100494">
      <w:bodyDiv w:val="1"/>
      <w:marLeft w:val="0"/>
      <w:marRight w:val="0"/>
      <w:marTop w:val="0"/>
      <w:marBottom w:val="0"/>
      <w:divBdr>
        <w:top w:val="none" w:sz="0" w:space="0" w:color="auto"/>
        <w:left w:val="none" w:sz="0" w:space="0" w:color="auto"/>
        <w:bottom w:val="none" w:sz="0" w:space="0" w:color="auto"/>
        <w:right w:val="none" w:sz="0" w:space="0" w:color="auto"/>
      </w:divBdr>
    </w:div>
    <w:div w:id="298807394">
      <w:bodyDiv w:val="1"/>
      <w:marLeft w:val="0"/>
      <w:marRight w:val="0"/>
      <w:marTop w:val="0"/>
      <w:marBottom w:val="0"/>
      <w:divBdr>
        <w:top w:val="none" w:sz="0" w:space="0" w:color="auto"/>
        <w:left w:val="none" w:sz="0" w:space="0" w:color="auto"/>
        <w:bottom w:val="none" w:sz="0" w:space="0" w:color="auto"/>
        <w:right w:val="none" w:sz="0" w:space="0" w:color="auto"/>
      </w:divBdr>
    </w:div>
    <w:div w:id="312174617">
      <w:bodyDiv w:val="1"/>
      <w:marLeft w:val="0"/>
      <w:marRight w:val="0"/>
      <w:marTop w:val="0"/>
      <w:marBottom w:val="0"/>
      <w:divBdr>
        <w:top w:val="none" w:sz="0" w:space="0" w:color="auto"/>
        <w:left w:val="none" w:sz="0" w:space="0" w:color="auto"/>
        <w:bottom w:val="none" w:sz="0" w:space="0" w:color="auto"/>
        <w:right w:val="none" w:sz="0" w:space="0" w:color="auto"/>
      </w:divBdr>
    </w:div>
    <w:div w:id="317731234">
      <w:bodyDiv w:val="1"/>
      <w:marLeft w:val="0"/>
      <w:marRight w:val="0"/>
      <w:marTop w:val="0"/>
      <w:marBottom w:val="0"/>
      <w:divBdr>
        <w:top w:val="none" w:sz="0" w:space="0" w:color="auto"/>
        <w:left w:val="none" w:sz="0" w:space="0" w:color="auto"/>
        <w:bottom w:val="none" w:sz="0" w:space="0" w:color="auto"/>
        <w:right w:val="none" w:sz="0" w:space="0" w:color="auto"/>
      </w:divBdr>
      <w:divsChild>
        <w:div w:id="1902905989">
          <w:marLeft w:val="274"/>
          <w:marRight w:val="0"/>
          <w:marTop w:val="0"/>
          <w:marBottom w:val="0"/>
          <w:divBdr>
            <w:top w:val="none" w:sz="0" w:space="0" w:color="auto"/>
            <w:left w:val="none" w:sz="0" w:space="0" w:color="auto"/>
            <w:bottom w:val="none" w:sz="0" w:space="0" w:color="auto"/>
            <w:right w:val="none" w:sz="0" w:space="0" w:color="auto"/>
          </w:divBdr>
        </w:div>
      </w:divsChild>
    </w:div>
    <w:div w:id="351346929">
      <w:bodyDiv w:val="1"/>
      <w:marLeft w:val="0"/>
      <w:marRight w:val="0"/>
      <w:marTop w:val="0"/>
      <w:marBottom w:val="0"/>
      <w:divBdr>
        <w:top w:val="none" w:sz="0" w:space="0" w:color="auto"/>
        <w:left w:val="none" w:sz="0" w:space="0" w:color="auto"/>
        <w:bottom w:val="none" w:sz="0" w:space="0" w:color="auto"/>
        <w:right w:val="none" w:sz="0" w:space="0" w:color="auto"/>
      </w:divBdr>
    </w:div>
    <w:div w:id="377246440">
      <w:bodyDiv w:val="1"/>
      <w:marLeft w:val="0"/>
      <w:marRight w:val="0"/>
      <w:marTop w:val="0"/>
      <w:marBottom w:val="0"/>
      <w:divBdr>
        <w:top w:val="none" w:sz="0" w:space="0" w:color="auto"/>
        <w:left w:val="none" w:sz="0" w:space="0" w:color="auto"/>
        <w:bottom w:val="none" w:sz="0" w:space="0" w:color="auto"/>
        <w:right w:val="none" w:sz="0" w:space="0" w:color="auto"/>
      </w:divBdr>
    </w:div>
    <w:div w:id="418985302">
      <w:bodyDiv w:val="1"/>
      <w:marLeft w:val="0"/>
      <w:marRight w:val="0"/>
      <w:marTop w:val="0"/>
      <w:marBottom w:val="0"/>
      <w:divBdr>
        <w:top w:val="none" w:sz="0" w:space="0" w:color="auto"/>
        <w:left w:val="none" w:sz="0" w:space="0" w:color="auto"/>
        <w:bottom w:val="none" w:sz="0" w:space="0" w:color="auto"/>
        <w:right w:val="none" w:sz="0" w:space="0" w:color="auto"/>
      </w:divBdr>
    </w:div>
    <w:div w:id="426997505">
      <w:bodyDiv w:val="1"/>
      <w:marLeft w:val="0"/>
      <w:marRight w:val="0"/>
      <w:marTop w:val="0"/>
      <w:marBottom w:val="0"/>
      <w:divBdr>
        <w:top w:val="none" w:sz="0" w:space="0" w:color="auto"/>
        <w:left w:val="none" w:sz="0" w:space="0" w:color="auto"/>
        <w:bottom w:val="none" w:sz="0" w:space="0" w:color="auto"/>
        <w:right w:val="none" w:sz="0" w:space="0" w:color="auto"/>
      </w:divBdr>
      <w:divsChild>
        <w:div w:id="584875381">
          <w:marLeft w:val="640"/>
          <w:marRight w:val="0"/>
          <w:marTop w:val="0"/>
          <w:marBottom w:val="0"/>
          <w:divBdr>
            <w:top w:val="none" w:sz="0" w:space="0" w:color="auto"/>
            <w:left w:val="none" w:sz="0" w:space="0" w:color="auto"/>
            <w:bottom w:val="none" w:sz="0" w:space="0" w:color="auto"/>
            <w:right w:val="none" w:sz="0" w:space="0" w:color="auto"/>
          </w:divBdr>
        </w:div>
        <w:div w:id="181752030">
          <w:marLeft w:val="640"/>
          <w:marRight w:val="0"/>
          <w:marTop w:val="0"/>
          <w:marBottom w:val="0"/>
          <w:divBdr>
            <w:top w:val="none" w:sz="0" w:space="0" w:color="auto"/>
            <w:left w:val="none" w:sz="0" w:space="0" w:color="auto"/>
            <w:bottom w:val="none" w:sz="0" w:space="0" w:color="auto"/>
            <w:right w:val="none" w:sz="0" w:space="0" w:color="auto"/>
          </w:divBdr>
        </w:div>
        <w:div w:id="1214082142">
          <w:marLeft w:val="640"/>
          <w:marRight w:val="0"/>
          <w:marTop w:val="0"/>
          <w:marBottom w:val="0"/>
          <w:divBdr>
            <w:top w:val="none" w:sz="0" w:space="0" w:color="auto"/>
            <w:left w:val="none" w:sz="0" w:space="0" w:color="auto"/>
            <w:bottom w:val="none" w:sz="0" w:space="0" w:color="auto"/>
            <w:right w:val="none" w:sz="0" w:space="0" w:color="auto"/>
          </w:divBdr>
        </w:div>
        <w:div w:id="507256162">
          <w:marLeft w:val="640"/>
          <w:marRight w:val="0"/>
          <w:marTop w:val="0"/>
          <w:marBottom w:val="0"/>
          <w:divBdr>
            <w:top w:val="none" w:sz="0" w:space="0" w:color="auto"/>
            <w:left w:val="none" w:sz="0" w:space="0" w:color="auto"/>
            <w:bottom w:val="none" w:sz="0" w:space="0" w:color="auto"/>
            <w:right w:val="none" w:sz="0" w:space="0" w:color="auto"/>
          </w:divBdr>
        </w:div>
        <w:div w:id="1084496465">
          <w:marLeft w:val="640"/>
          <w:marRight w:val="0"/>
          <w:marTop w:val="0"/>
          <w:marBottom w:val="0"/>
          <w:divBdr>
            <w:top w:val="none" w:sz="0" w:space="0" w:color="auto"/>
            <w:left w:val="none" w:sz="0" w:space="0" w:color="auto"/>
            <w:bottom w:val="none" w:sz="0" w:space="0" w:color="auto"/>
            <w:right w:val="none" w:sz="0" w:space="0" w:color="auto"/>
          </w:divBdr>
        </w:div>
        <w:div w:id="175189878">
          <w:marLeft w:val="640"/>
          <w:marRight w:val="0"/>
          <w:marTop w:val="0"/>
          <w:marBottom w:val="0"/>
          <w:divBdr>
            <w:top w:val="none" w:sz="0" w:space="0" w:color="auto"/>
            <w:left w:val="none" w:sz="0" w:space="0" w:color="auto"/>
            <w:bottom w:val="none" w:sz="0" w:space="0" w:color="auto"/>
            <w:right w:val="none" w:sz="0" w:space="0" w:color="auto"/>
          </w:divBdr>
        </w:div>
        <w:div w:id="2094471602">
          <w:marLeft w:val="640"/>
          <w:marRight w:val="0"/>
          <w:marTop w:val="0"/>
          <w:marBottom w:val="0"/>
          <w:divBdr>
            <w:top w:val="none" w:sz="0" w:space="0" w:color="auto"/>
            <w:left w:val="none" w:sz="0" w:space="0" w:color="auto"/>
            <w:bottom w:val="none" w:sz="0" w:space="0" w:color="auto"/>
            <w:right w:val="none" w:sz="0" w:space="0" w:color="auto"/>
          </w:divBdr>
        </w:div>
        <w:div w:id="1871645545">
          <w:marLeft w:val="640"/>
          <w:marRight w:val="0"/>
          <w:marTop w:val="0"/>
          <w:marBottom w:val="0"/>
          <w:divBdr>
            <w:top w:val="none" w:sz="0" w:space="0" w:color="auto"/>
            <w:left w:val="none" w:sz="0" w:space="0" w:color="auto"/>
            <w:bottom w:val="none" w:sz="0" w:space="0" w:color="auto"/>
            <w:right w:val="none" w:sz="0" w:space="0" w:color="auto"/>
          </w:divBdr>
        </w:div>
        <w:div w:id="1514883421">
          <w:marLeft w:val="640"/>
          <w:marRight w:val="0"/>
          <w:marTop w:val="0"/>
          <w:marBottom w:val="0"/>
          <w:divBdr>
            <w:top w:val="none" w:sz="0" w:space="0" w:color="auto"/>
            <w:left w:val="none" w:sz="0" w:space="0" w:color="auto"/>
            <w:bottom w:val="none" w:sz="0" w:space="0" w:color="auto"/>
            <w:right w:val="none" w:sz="0" w:space="0" w:color="auto"/>
          </w:divBdr>
        </w:div>
        <w:div w:id="748624150">
          <w:marLeft w:val="640"/>
          <w:marRight w:val="0"/>
          <w:marTop w:val="0"/>
          <w:marBottom w:val="0"/>
          <w:divBdr>
            <w:top w:val="none" w:sz="0" w:space="0" w:color="auto"/>
            <w:left w:val="none" w:sz="0" w:space="0" w:color="auto"/>
            <w:bottom w:val="none" w:sz="0" w:space="0" w:color="auto"/>
            <w:right w:val="none" w:sz="0" w:space="0" w:color="auto"/>
          </w:divBdr>
        </w:div>
        <w:div w:id="383216938">
          <w:marLeft w:val="640"/>
          <w:marRight w:val="0"/>
          <w:marTop w:val="0"/>
          <w:marBottom w:val="0"/>
          <w:divBdr>
            <w:top w:val="none" w:sz="0" w:space="0" w:color="auto"/>
            <w:left w:val="none" w:sz="0" w:space="0" w:color="auto"/>
            <w:bottom w:val="none" w:sz="0" w:space="0" w:color="auto"/>
            <w:right w:val="none" w:sz="0" w:space="0" w:color="auto"/>
          </w:divBdr>
        </w:div>
        <w:div w:id="527528476">
          <w:marLeft w:val="640"/>
          <w:marRight w:val="0"/>
          <w:marTop w:val="0"/>
          <w:marBottom w:val="0"/>
          <w:divBdr>
            <w:top w:val="none" w:sz="0" w:space="0" w:color="auto"/>
            <w:left w:val="none" w:sz="0" w:space="0" w:color="auto"/>
            <w:bottom w:val="none" w:sz="0" w:space="0" w:color="auto"/>
            <w:right w:val="none" w:sz="0" w:space="0" w:color="auto"/>
          </w:divBdr>
        </w:div>
        <w:div w:id="1710838504">
          <w:marLeft w:val="640"/>
          <w:marRight w:val="0"/>
          <w:marTop w:val="0"/>
          <w:marBottom w:val="0"/>
          <w:divBdr>
            <w:top w:val="none" w:sz="0" w:space="0" w:color="auto"/>
            <w:left w:val="none" w:sz="0" w:space="0" w:color="auto"/>
            <w:bottom w:val="none" w:sz="0" w:space="0" w:color="auto"/>
            <w:right w:val="none" w:sz="0" w:space="0" w:color="auto"/>
          </w:divBdr>
        </w:div>
        <w:div w:id="130291728">
          <w:marLeft w:val="640"/>
          <w:marRight w:val="0"/>
          <w:marTop w:val="0"/>
          <w:marBottom w:val="0"/>
          <w:divBdr>
            <w:top w:val="none" w:sz="0" w:space="0" w:color="auto"/>
            <w:left w:val="none" w:sz="0" w:space="0" w:color="auto"/>
            <w:bottom w:val="none" w:sz="0" w:space="0" w:color="auto"/>
            <w:right w:val="none" w:sz="0" w:space="0" w:color="auto"/>
          </w:divBdr>
        </w:div>
        <w:div w:id="1524199814">
          <w:marLeft w:val="640"/>
          <w:marRight w:val="0"/>
          <w:marTop w:val="0"/>
          <w:marBottom w:val="0"/>
          <w:divBdr>
            <w:top w:val="none" w:sz="0" w:space="0" w:color="auto"/>
            <w:left w:val="none" w:sz="0" w:space="0" w:color="auto"/>
            <w:bottom w:val="none" w:sz="0" w:space="0" w:color="auto"/>
            <w:right w:val="none" w:sz="0" w:space="0" w:color="auto"/>
          </w:divBdr>
        </w:div>
        <w:div w:id="677467078">
          <w:marLeft w:val="640"/>
          <w:marRight w:val="0"/>
          <w:marTop w:val="0"/>
          <w:marBottom w:val="0"/>
          <w:divBdr>
            <w:top w:val="none" w:sz="0" w:space="0" w:color="auto"/>
            <w:left w:val="none" w:sz="0" w:space="0" w:color="auto"/>
            <w:bottom w:val="none" w:sz="0" w:space="0" w:color="auto"/>
            <w:right w:val="none" w:sz="0" w:space="0" w:color="auto"/>
          </w:divBdr>
        </w:div>
        <w:div w:id="872960857">
          <w:marLeft w:val="640"/>
          <w:marRight w:val="0"/>
          <w:marTop w:val="0"/>
          <w:marBottom w:val="0"/>
          <w:divBdr>
            <w:top w:val="none" w:sz="0" w:space="0" w:color="auto"/>
            <w:left w:val="none" w:sz="0" w:space="0" w:color="auto"/>
            <w:bottom w:val="none" w:sz="0" w:space="0" w:color="auto"/>
            <w:right w:val="none" w:sz="0" w:space="0" w:color="auto"/>
          </w:divBdr>
        </w:div>
        <w:div w:id="1371614962">
          <w:marLeft w:val="640"/>
          <w:marRight w:val="0"/>
          <w:marTop w:val="0"/>
          <w:marBottom w:val="0"/>
          <w:divBdr>
            <w:top w:val="none" w:sz="0" w:space="0" w:color="auto"/>
            <w:left w:val="none" w:sz="0" w:space="0" w:color="auto"/>
            <w:bottom w:val="none" w:sz="0" w:space="0" w:color="auto"/>
            <w:right w:val="none" w:sz="0" w:space="0" w:color="auto"/>
          </w:divBdr>
        </w:div>
        <w:div w:id="984503345">
          <w:marLeft w:val="640"/>
          <w:marRight w:val="0"/>
          <w:marTop w:val="0"/>
          <w:marBottom w:val="0"/>
          <w:divBdr>
            <w:top w:val="none" w:sz="0" w:space="0" w:color="auto"/>
            <w:left w:val="none" w:sz="0" w:space="0" w:color="auto"/>
            <w:bottom w:val="none" w:sz="0" w:space="0" w:color="auto"/>
            <w:right w:val="none" w:sz="0" w:space="0" w:color="auto"/>
          </w:divBdr>
        </w:div>
        <w:div w:id="306007770">
          <w:marLeft w:val="640"/>
          <w:marRight w:val="0"/>
          <w:marTop w:val="0"/>
          <w:marBottom w:val="0"/>
          <w:divBdr>
            <w:top w:val="none" w:sz="0" w:space="0" w:color="auto"/>
            <w:left w:val="none" w:sz="0" w:space="0" w:color="auto"/>
            <w:bottom w:val="none" w:sz="0" w:space="0" w:color="auto"/>
            <w:right w:val="none" w:sz="0" w:space="0" w:color="auto"/>
          </w:divBdr>
        </w:div>
        <w:div w:id="771359995">
          <w:marLeft w:val="640"/>
          <w:marRight w:val="0"/>
          <w:marTop w:val="0"/>
          <w:marBottom w:val="0"/>
          <w:divBdr>
            <w:top w:val="none" w:sz="0" w:space="0" w:color="auto"/>
            <w:left w:val="none" w:sz="0" w:space="0" w:color="auto"/>
            <w:bottom w:val="none" w:sz="0" w:space="0" w:color="auto"/>
            <w:right w:val="none" w:sz="0" w:space="0" w:color="auto"/>
          </w:divBdr>
        </w:div>
        <w:div w:id="1329282641">
          <w:marLeft w:val="640"/>
          <w:marRight w:val="0"/>
          <w:marTop w:val="0"/>
          <w:marBottom w:val="0"/>
          <w:divBdr>
            <w:top w:val="none" w:sz="0" w:space="0" w:color="auto"/>
            <w:left w:val="none" w:sz="0" w:space="0" w:color="auto"/>
            <w:bottom w:val="none" w:sz="0" w:space="0" w:color="auto"/>
            <w:right w:val="none" w:sz="0" w:space="0" w:color="auto"/>
          </w:divBdr>
        </w:div>
        <w:div w:id="1485001184">
          <w:marLeft w:val="640"/>
          <w:marRight w:val="0"/>
          <w:marTop w:val="0"/>
          <w:marBottom w:val="0"/>
          <w:divBdr>
            <w:top w:val="none" w:sz="0" w:space="0" w:color="auto"/>
            <w:left w:val="none" w:sz="0" w:space="0" w:color="auto"/>
            <w:bottom w:val="none" w:sz="0" w:space="0" w:color="auto"/>
            <w:right w:val="none" w:sz="0" w:space="0" w:color="auto"/>
          </w:divBdr>
        </w:div>
        <w:div w:id="1800877682">
          <w:marLeft w:val="640"/>
          <w:marRight w:val="0"/>
          <w:marTop w:val="0"/>
          <w:marBottom w:val="0"/>
          <w:divBdr>
            <w:top w:val="none" w:sz="0" w:space="0" w:color="auto"/>
            <w:left w:val="none" w:sz="0" w:space="0" w:color="auto"/>
            <w:bottom w:val="none" w:sz="0" w:space="0" w:color="auto"/>
            <w:right w:val="none" w:sz="0" w:space="0" w:color="auto"/>
          </w:divBdr>
        </w:div>
        <w:div w:id="1617445153">
          <w:marLeft w:val="640"/>
          <w:marRight w:val="0"/>
          <w:marTop w:val="0"/>
          <w:marBottom w:val="0"/>
          <w:divBdr>
            <w:top w:val="none" w:sz="0" w:space="0" w:color="auto"/>
            <w:left w:val="none" w:sz="0" w:space="0" w:color="auto"/>
            <w:bottom w:val="none" w:sz="0" w:space="0" w:color="auto"/>
            <w:right w:val="none" w:sz="0" w:space="0" w:color="auto"/>
          </w:divBdr>
        </w:div>
        <w:div w:id="1127286">
          <w:marLeft w:val="640"/>
          <w:marRight w:val="0"/>
          <w:marTop w:val="0"/>
          <w:marBottom w:val="0"/>
          <w:divBdr>
            <w:top w:val="none" w:sz="0" w:space="0" w:color="auto"/>
            <w:left w:val="none" w:sz="0" w:space="0" w:color="auto"/>
            <w:bottom w:val="none" w:sz="0" w:space="0" w:color="auto"/>
            <w:right w:val="none" w:sz="0" w:space="0" w:color="auto"/>
          </w:divBdr>
        </w:div>
        <w:div w:id="823276772">
          <w:marLeft w:val="640"/>
          <w:marRight w:val="0"/>
          <w:marTop w:val="0"/>
          <w:marBottom w:val="0"/>
          <w:divBdr>
            <w:top w:val="none" w:sz="0" w:space="0" w:color="auto"/>
            <w:left w:val="none" w:sz="0" w:space="0" w:color="auto"/>
            <w:bottom w:val="none" w:sz="0" w:space="0" w:color="auto"/>
            <w:right w:val="none" w:sz="0" w:space="0" w:color="auto"/>
          </w:divBdr>
        </w:div>
        <w:div w:id="1445035528">
          <w:marLeft w:val="640"/>
          <w:marRight w:val="0"/>
          <w:marTop w:val="0"/>
          <w:marBottom w:val="0"/>
          <w:divBdr>
            <w:top w:val="none" w:sz="0" w:space="0" w:color="auto"/>
            <w:left w:val="none" w:sz="0" w:space="0" w:color="auto"/>
            <w:bottom w:val="none" w:sz="0" w:space="0" w:color="auto"/>
            <w:right w:val="none" w:sz="0" w:space="0" w:color="auto"/>
          </w:divBdr>
        </w:div>
        <w:div w:id="1805270378">
          <w:marLeft w:val="640"/>
          <w:marRight w:val="0"/>
          <w:marTop w:val="0"/>
          <w:marBottom w:val="0"/>
          <w:divBdr>
            <w:top w:val="none" w:sz="0" w:space="0" w:color="auto"/>
            <w:left w:val="none" w:sz="0" w:space="0" w:color="auto"/>
            <w:bottom w:val="none" w:sz="0" w:space="0" w:color="auto"/>
            <w:right w:val="none" w:sz="0" w:space="0" w:color="auto"/>
          </w:divBdr>
        </w:div>
        <w:div w:id="989017899">
          <w:marLeft w:val="640"/>
          <w:marRight w:val="0"/>
          <w:marTop w:val="0"/>
          <w:marBottom w:val="0"/>
          <w:divBdr>
            <w:top w:val="none" w:sz="0" w:space="0" w:color="auto"/>
            <w:left w:val="none" w:sz="0" w:space="0" w:color="auto"/>
            <w:bottom w:val="none" w:sz="0" w:space="0" w:color="auto"/>
            <w:right w:val="none" w:sz="0" w:space="0" w:color="auto"/>
          </w:divBdr>
        </w:div>
        <w:div w:id="245192392">
          <w:marLeft w:val="640"/>
          <w:marRight w:val="0"/>
          <w:marTop w:val="0"/>
          <w:marBottom w:val="0"/>
          <w:divBdr>
            <w:top w:val="none" w:sz="0" w:space="0" w:color="auto"/>
            <w:left w:val="none" w:sz="0" w:space="0" w:color="auto"/>
            <w:bottom w:val="none" w:sz="0" w:space="0" w:color="auto"/>
            <w:right w:val="none" w:sz="0" w:space="0" w:color="auto"/>
          </w:divBdr>
        </w:div>
        <w:div w:id="1288194948">
          <w:marLeft w:val="640"/>
          <w:marRight w:val="0"/>
          <w:marTop w:val="0"/>
          <w:marBottom w:val="0"/>
          <w:divBdr>
            <w:top w:val="none" w:sz="0" w:space="0" w:color="auto"/>
            <w:left w:val="none" w:sz="0" w:space="0" w:color="auto"/>
            <w:bottom w:val="none" w:sz="0" w:space="0" w:color="auto"/>
            <w:right w:val="none" w:sz="0" w:space="0" w:color="auto"/>
          </w:divBdr>
        </w:div>
        <w:div w:id="1667510028">
          <w:marLeft w:val="640"/>
          <w:marRight w:val="0"/>
          <w:marTop w:val="0"/>
          <w:marBottom w:val="0"/>
          <w:divBdr>
            <w:top w:val="none" w:sz="0" w:space="0" w:color="auto"/>
            <w:left w:val="none" w:sz="0" w:space="0" w:color="auto"/>
            <w:bottom w:val="none" w:sz="0" w:space="0" w:color="auto"/>
            <w:right w:val="none" w:sz="0" w:space="0" w:color="auto"/>
          </w:divBdr>
        </w:div>
        <w:div w:id="380715971">
          <w:marLeft w:val="640"/>
          <w:marRight w:val="0"/>
          <w:marTop w:val="0"/>
          <w:marBottom w:val="0"/>
          <w:divBdr>
            <w:top w:val="none" w:sz="0" w:space="0" w:color="auto"/>
            <w:left w:val="none" w:sz="0" w:space="0" w:color="auto"/>
            <w:bottom w:val="none" w:sz="0" w:space="0" w:color="auto"/>
            <w:right w:val="none" w:sz="0" w:space="0" w:color="auto"/>
          </w:divBdr>
        </w:div>
        <w:div w:id="352540906">
          <w:marLeft w:val="640"/>
          <w:marRight w:val="0"/>
          <w:marTop w:val="0"/>
          <w:marBottom w:val="0"/>
          <w:divBdr>
            <w:top w:val="none" w:sz="0" w:space="0" w:color="auto"/>
            <w:left w:val="none" w:sz="0" w:space="0" w:color="auto"/>
            <w:bottom w:val="none" w:sz="0" w:space="0" w:color="auto"/>
            <w:right w:val="none" w:sz="0" w:space="0" w:color="auto"/>
          </w:divBdr>
        </w:div>
        <w:div w:id="98382297">
          <w:marLeft w:val="640"/>
          <w:marRight w:val="0"/>
          <w:marTop w:val="0"/>
          <w:marBottom w:val="0"/>
          <w:divBdr>
            <w:top w:val="none" w:sz="0" w:space="0" w:color="auto"/>
            <w:left w:val="none" w:sz="0" w:space="0" w:color="auto"/>
            <w:bottom w:val="none" w:sz="0" w:space="0" w:color="auto"/>
            <w:right w:val="none" w:sz="0" w:space="0" w:color="auto"/>
          </w:divBdr>
        </w:div>
        <w:div w:id="1993486569">
          <w:marLeft w:val="640"/>
          <w:marRight w:val="0"/>
          <w:marTop w:val="0"/>
          <w:marBottom w:val="0"/>
          <w:divBdr>
            <w:top w:val="none" w:sz="0" w:space="0" w:color="auto"/>
            <w:left w:val="none" w:sz="0" w:space="0" w:color="auto"/>
            <w:bottom w:val="none" w:sz="0" w:space="0" w:color="auto"/>
            <w:right w:val="none" w:sz="0" w:space="0" w:color="auto"/>
          </w:divBdr>
        </w:div>
        <w:div w:id="238365845">
          <w:marLeft w:val="640"/>
          <w:marRight w:val="0"/>
          <w:marTop w:val="0"/>
          <w:marBottom w:val="0"/>
          <w:divBdr>
            <w:top w:val="none" w:sz="0" w:space="0" w:color="auto"/>
            <w:left w:val="none" w:sz="0" w:space="0" w:color="auto"/>
            <w:bottom w:val="none" w:sz="0" w:space="0" w:color="auto"/>
            <w:right w:val="none" w:sz="0" w:space="0" w:color="auto"/>
          </w:divBdr>
        </w:div>
        <w:div w:id="2063017335">
          <w:marLeft w:val="640"/>
          <w:marRight w:val="0"/>
          <w:marTop w:val="0"/>
          <w:marBottom w:val="0"/>
          <w:divBdr>
            <w:top w:val="none" w:sz="0" w:space="0" w:color="auto"/>
            <w:left w:val="none" w:sz="0" w:space="0" w:color="auto"/>
            <w:bottom w:val="none" w:sz="0" w:space="0" w:color="auto"/>
            <w:right w:val="none" w:sz="0" w:space="0" w:color="auto"/>
          </w:divBdr>
        </w:div>
        <w:div w:id="287205725">
          <w:marLeft w:val="640"/>
          <w:marRight w:val="0"/>
          <w:marTop w:val="0"/>
          <w:marBottom w:val="0"/>
          <w:divBdr>
            <w:top w:val="none" w:sz="0" w:space="0" w:color="auto"/>
            <w:left w:val="none" w:sz="0" w:space="0" w:color="auto"/>
            <w:bottom w:val="none" w:sz="0" w:space="0" w:color="auto"/>
            <w:right w:val="none" w:sz="0" w:space="0" w:color="auto"/>
          </w:divBdr>
        </w:div>
      </w:divsChild>
    </w:div>
    <w:div w:id="433064128">
      <w:bodyDiv w:val="1"/>
      <w:marLeft w:val="0"/>
      <w:marRight w:val="0"/>
      <w:marTop w:val="0"/>
      <w:marBottom w:val="0"/>
      <w:divBdr>
        <w:top w:val="none" w:sz="0" w:space="0" w:color="auto"/>
        <w:left w:val="none" w:sz="0" w:space="0" w:color="auto"/>
        <w:bottom w:val="none" w:sz="0" w:space="0" w:color="auto"/>
        <w:right w:val="none" w:sz="0" w:space="0" w:color="auto"/>
      </w:divBdr>
    </w:div>
    <w:div w:id="441657774">
      <w:bodyDiv w:val="1"/>
      <w:marLeft w:val="0"/>
      <w:marRight w:val="0"/>
      <w:marTop w:val="0"/>
      <w:marBottom w:val="0"/>
      <w:divBdr>
        <w:top w:val="none" w:sz="0" w:space="0" w:color="auto"/>
        <w:left w:val="none" w:sz="0" w:space="0" w:color="auto"/>
        <w:bottom w:val="none" w:sz="0" w:space="0" w:color="auto"/>
        <w:right w:val="none" w:sz="0" w:space="0" w:color="auto"/>
      </w:divBdr>
      <w:divsChild>
        <w:div w:id="448747076">
          <w:marLeft w:val="547"/>
          <w:marRight w:val="0"/>
          <w:marTop w:val="0"/>
          <w:marBottom w:val="240"/>
          <w:divBdr>
            <w:top w:val="none" w:sz="0" w:space="0" w:color="auto"/>
            <w:left w:val="none" w:sz="0" w:space="0" w:color="auto"/>
            <w:bottom w:val="none" w:sz="0" w:space="0" w:color="auto"/>
            <w:right w:val="none" w:sz="0" w:space="0" w:color="auto"/>
          </w:divBdr>
        </w:div>
      </w:divsChild>
    </w:div>
    <w:div w:id="449907608">
      <w:bodyDiv w:val="1"/>
      <w:marLeft w:val="0"/>
      <w:marRight w:val="0"/>
      <w:marTop w:val="0"/>
      <w:marBottom w:val="0"/>
      <w:divBdr>
        <w:top w:val="none" w:sz="0" w:space="0" w:color="auto"/>
        <w:left w:val="none" w:sz="0" w:space="0" w:color="auto"/>
        <w:bottom w:val="none" w:sz="0" w:space="0" w:color="auto"/>
        <w:right w:val="none" w:sz="0" w:space="0" w:color="auto"/>
      </w:divBdr>
    </w:div>
    <w:div w:id="533690442">
      <w:bodyDiv w:val="1"/>
      <w:marLeft w:val="0"/>
      <w:marRight w:val="0"/>
      <w:marTop w:val="0"/>
      <w:marBottom w:val="0"/>
      <w:divBdr>
        <w:top w:val="none" w:sz="0" w:space="0" w:color="auto"/>
        <w:left w:val="none" w:sz="0" w:space="0" w:color="auto"/>
        <w:bottom w:val="none" w:sz="0" w:space="0" w:color="auto"/>
        <w:right w:val="none" w:sz="0" w:space="0" w:color="auto"/>
      </w:divBdr>
    </w:div>
    <w:div w:id="592738010">
      <w:bodyDiv w:val="1"/>
      <w:marLeft w:val="0"/>
      <w:marRight w:val="0"/>
      <w:marTop w:val="0"/>
      <w:marBottom w:val="0"/>
      <w:divBdr>
        <w:top w:val="none" w:sz="0" w:space="0" w:color="auto"/>
        <w:left w:val="none" w:sz="0" w:space="0" w:color="auto"/>
        <w:bottom w:val="none" w:sz="0" w:space="0" w:color="auto"/>
        <w:right w:val="none" w:sz="0" w:space="0" w:color="auto"/>
      </w:divBdr>
    </w:div>
    <w:div w:id="598412793">
      <w:bodyDiv w:val="1"/>
      <w:marLeft w:val="0"/>
      <w:marRight w:val="0"/>
      <w:marTop w:val="0"/>
      <w:marBottom w:val="0"/>
      <w:divBdr>
        <w:top w:val="none" w:sz="0" w:space="0" w:color="auto"/>
        <w:left w:val="none" w:sz="0" w:space="0" w:color="auto"/>
        <w:bottom w:val="none" w:sz="0" w:space="0" w:color="auto"/>
        <w:right w:val="none" w:sz="0" w:space="0" w:color="auto"/>
      </w:divBdr>
    </w:div>
    <w:div w:id="640580743">
      <w:bodyDiv w:val="1"/>
      <w:marLeft w:val="0"/>
      <w:marRight w:val="0"/>
      <w:marTop w:val="0"/>
      <w:marBottom w:val="0"/>
      <w:divBdr>
        <w:top w:val="none" w:sz="0" w:space="0" w:color="auto"/>
        <w:left w:val="none" w:sz="0" w:space="0" w:color="auto"/>
        <w:bottom w:val="none" w:sz="0" w:space="0" w:color="auto"/>
        <w:right w:val="none" w:sz="0" w:space="0" w:color="auto"/>
      </w:divBdr>
    </w:div>
    <w:div w:id="656306450">
      <w:bodyDiv w:val="1"/>
      <w:marLeft w:val="0"/>
      <w:marRight w:val="0"/>
      <w:marTop w:val="0"/>
      <w:marBottom w:val="0"/>
      <w:divBdr>
        <w:top w:val="none" w:sz="0" w:space="0" w:color="auto"/>
        <w:left w:val="none" w:sz="0" w:space="0" w:color="auto"/>
        <w:bottom w:val="none" w:sz="0" w:space="0" w:color="auto"/>
        <w:right w:val="none" w:sz="0" w:space="0" w:color="auto"/>
      </w:divBdr>
    </w:div>
    <w:div w:id="703479024">
      <w:bodyDiv w:val="1"/>
      <w:marLeft w:val="0"/>
      <w:marRight w:val="0"/>
      <w:marTop w:val="0"/>
      <w:marBottom w:val="0"/>
      <w:divBdr>
        <w:top w:val="none" w:sz="0" w:space="0" w:color="auto"/>
        <w:left w:val="none" w:sz="0" w:space="0" w:color="auto"/>
        <w:bottom w:val="none" w:sz="0" w:space="0" w:color="auto"/>
        <w:right w:val="none" w:sz="0" w:space="0" w:color="auto"/>
      </w:divBdr>
      <w:divsChild>
        <w:div w:id="356345727">
          <w:marLeft w:val="640"/>
          <w:marRight w:val="0"/>
          <w:marTop w:val="0"/>
          <w:marBottom w:val="0"/>
          <w:divBdr>
            <w:top w:val="none" w:sz="0" w:space="0" w:color="auto"/>
            <w:left w:val="none" w:sz="0" w:space="0" w:color="auto"/>
            <w:bottom w:val="none" w:sz="0" w:space="0" w:color="auto"/>
            <w:right w:val="none" w:sz="0" w:space="0" w:color="auto"/>
          </w:divBdr>
        </w:div>
        <w:div w:id="413236874">
          <w:marLeft w:val="640"/>
          <w:marRight w:val="0"/>
          <w:marTop w:val="0"/>
          <w:marBottom w:val="0"/>
          <w:divBdr>
            <w:top w:val="none" w:sz="0" w:space="0" w:color="auto"/>
            <w:left w:val="none" w:sz="0" w:space="0" w:color="auto"/>
            <w:bottom w:val="none" w:sz="0" w:space="0" w:color="auto"/>
            <w:right w:val="none" w:sz="0" w:space="0" w:color="auto"/>
          </w:divBdr>
        </w:div>
        <w:div w:id="758255207">
          <w:marLeft w:val="640"/>
          <w:marRight w:val="0"/>
          <w:marTop w:val="0"/>
          <w:marBottom w:val="0"/>
          <w:divBdr>
            <w:top w:val="none" w:sz="0" w:space="0" w:color="auto"/>
            <w:left w:val="none" w:sz="0" w:space="0" w:color="auto"/>
            <w:bottom w:val="none" w:sz="0" w:space="0" w:color="auto"/>
            <w:right w:val="none" w:sz="0" w:space="0" w:color="auto"/>
          </w:divBdr>
        </w:div>
        <w:div w:id="237784816">
          <w:marLeft w:val="640"/>
          <w:marRight w:val="0"/>
          <w:marTop w:val="0"/>
          <w:marBottom w:val="0"/>
          <w:divBdr>
            <w:top w:val="none" w:sz="0" w:space="0" w:color="auto"/>
            <w:left w:val="none" w:sz="0" w:space="0" w:color="auto"/>
            <w:bottom w:val="none" w:sz="0" w:space="0" w:color="auto"/>
            <w:right w:val="none" w:sz="0" w:space="0" w:color="auto"/>
          </w:divBdr>
        </w:div>
        <w:div w:id="1770858310">
          <w:marLeft w:val="640"/>
          <w:marRight w:val="0"/>
          <w:marTop w:val="0"/>
          <w:marBottom w:val="0"/>
          <w:divBdr>
            <w:top w:val="none" w:sz="0" w:space="0" w:color="auto"/>
            <w:left w:val="none" w:sz="0" w:space="0" w:color="auto"/>
            <w:bottom w:val="none" w:sz="0" w:space="0" w:color="auto"/>
            <w:right w:val="none" w:sz="0" w:space="0" w:color="auto"/>
          </w:divBdr>
        </w:div>
        <w:div w:id="748620212">
          <w:marLeft w:val="640"/>
          <w:marRight w:val="0"/>
          <w:marTop w:val="0"/>
          <w:marBottom w:val="0"/>
          <w:divBdr>
            <w:top w:val="none" w:sz="0" w:space="0" w:color="auto"/>
            <w:left w:val="none" w:sz="0" w:space="0" w:color="auto"/>
            <w:bottom w:val="none" w:sz="0" w:space="0" w:color="auto"/>
            <w:right w:val="none" w:sz="0" w:space="0" w:color="auto"/>
          </w:divBdr>
        </w:div>
        <w:div w:id="1096829906">
          <w:marLeft w:val="640"/>
          <w:marRight w:val="0"/>
          <w:marTop w:val="0"/>
          <w:marBottom w:val="0"/>
          <w:divBdr>
            <w:top w:val="none" w:sz="0" w:space="0" w:color="auto"/>
            <w:left w:val="none" w:sz="0" w:space="0" w:color="auto"/>
            <w:bottom w:val="none" w:sz="0" w:space="0" w:color="auto"/>
            <w:right w:val="none" w:sz="0" w:space="0" w:color="auto"/>
          </w:divBdr>
        </w:div>
        <w:div w:id="1153066478">
          <w:marLeft w:val="640"/>
          <w:marRight w:val="0"/>
          <w:marTop w:val="0"/>
          <w:marBottom w:val="0"/>
          <w:divBdr>
            <w:top w:val="none" w:sz="0" w:space="0" w:color="auto"/>
            <w:left w:val="none" w:sz="0" w:space="0" w:color="auto"/>
            <w:bottom w:val="none" w:sz="0" w:space="0" w:color="auto"/>
            <w:right w:val="none" w:sz="0" w:space="0" w:color="auto"/>
          </w:divBdr>
        </w:div>
        <w:div w:id="61610797">
          <w:marLeft w:val="640"/>
          <w:marRight w:val="0"/>
          <w:marTop w:val="0"/>
          <w:marBottom w:val="0"/>
          <w:divBdr>
            <w:top w:val="none" w:sz="0" w:space="0" w:color="auto"/>
            <w:left w:val="none" w:sz="0" w:space="0" w:color="auto"/>
            <w:bottom w:val="none" w:sz="0" w:space="0" w:color="auto"/>
            <w:right w:val="none" w:sz="0" w:space="0" w:color="auto"/>
          </w:divBdr>
        </w:div>
        <w:div w:id="710686143">
          <w:marLeft w:val="640"/>
          <w:marRight w:val="0"/>
          <w:marTop w:val="0"/>
          <w:marBottom w:val="0"/>
          <w:divBdr>
            <w:top w:val="none" w:sz="0" w:space="0" w:color="auto"/>
            <w:left w:val="none" w:sz="0" w:space="0" w:color="auto"/>
            <w:bottom w:val="none" w:sz="0" w:space="0" w:color="auto"/>
            <w:right w:val="none" w:sz="0" w:space="0" w:color="auto"/>
          </w:divBdr>
        </w:div>
        <w:div w:id="2135904279">
          <w:marLeft w:val="640"/>
          <w:marRight w:val="0"/>
          <w:marTop w:val="0"/>
          <w:marBottom w:val="0"/>
          <w:divBdr>
            <w:top w:val="none" w:sz="0" w:space="0" w:color="auto"/>
            <w:left w:val="none" w:sz="0" w:space="0" w:color="auto"/>
            <w:bottom w:val="none" w:sz="0" w:space="0" w:color="auto"/>
            <w:right w:val="none" w:sz="0" w:space="0" w:color="auto"/>
          </w:divBdr>
        </w:div>
        <w:div w:id="401178127">
          <w:marLeft w:val="640"/>
          <w:marRight w:val="0"/>
          <w:marTop w:val="0"/>
          <w:marBottom w:val="0"/>
          <w:divBdr>
            <w:top w:val="none" w:sz="0" w:space="0" w:color="auto"/>
            <w:left w:val="none" w:sz="0" w:space="0" w:color="auto"/>
            <w:bottom w:val="none" w:sz="0" w:space="0" w:color="auto"/>
            <w:right w:val="none" w:sz="0" w:space="0" w:color="auto"/>
          </w:divBdr>
        </w:div>
        <w:div w:id="1038966640">
          <w:marLeft w:val="640"/>
          <w:marRight w:val="0"/>
          <w:marTop w:val="0"/>
          <w:marBottom w:val="0"/>
          <w:divBdr>
            <w:top w:val="none" w:sz="0" w:space="0" w:color="auto"/>
            <w:left w:val="none" w:sz="0" w:space="0" w:color="auto"/>
            <w:bottom w:val="none" w:sz="0" w:space="0" w:color="auto"/>
            <w:right w:val="none" w:sz="0" w:space="0" w:color="auto"/>
          </w:divBdr>
        </w:div>
        <w:div w:id="1976257765">
          <w:marLeft w:val="640"/>
          <w:marRight w:val="0"/>
          <w:marTop w:val="0"/>
          <w:marBottom w:val="0"/>
          <w:divBdr>
            <w:top w:val="none" w:sz="0" w:space="0" w:color="auto"/>
            <w:left w:val="none" w:sz="0" w:space="0" w:color="auto"/>
            <w:bottom w:val="none" w:sz="0" w:space="0" w:color="auto"/>
            <w:right w:val="none" w:sz="0" w:space="0" w:color="auto"/>
          </w:divBdr>
        </w:div>
        <w:div w:id="391274154">
          <w:marLeft w:val="640"/>
          <w:marRight w:val="0"/>
          <w:marTop w:val="0"/>
          <w:marBottom w:val="0"/>
          <w:divBdr>
            <w:top w:val="none" w:sz="0" w:space="0" w:color="auto"/>
            <w:left w:val="none" w:sz="0" w:space="0" w:color="auto"/>
            <w:bottom w:val="none" w:sz="0" w:space="0" w:color="auto"/>
            <w:right w:val="none" w:sz="0" w:space="0" w:color="auto"/>
          </w:divBdr>
        </w:div>
        <w:div w:id="1233812986">
          <w:marLeft w:val="640"/>
          <w:marRight w:val="0"/>
          <w:marTop w:val="0"/>
          <w:marBottom w:val="0"/>
          <w:divBdr>
            <w:top w:val="none" w:sz="0" w:space="0" w:color="auto"/>
            <w:left w:val="none" w:sz="0" w:space="0" w:color="auto"/>
            <w:bottom w:val="none" w:sz="0" w:space="0" w:color="auto"/>
            <w:right w:val="none" w:sz="0" w:space="0" w:color="auto"/>
          </w:divBdr>
        </w:div>
        <w:div w:id="547307072">
          <w:marLeft w:val="640"/>
          <w:marRight w:val="0"/>
          <w:marTop w:val="0"/>
          <w:marBottom w:val="0"/>
          <w:divBdr>
            <w:top w:val="none" w:sz="0" w:space="0" w:color="auto"/>
            <w:left w:val="none" w:sz="0" w:space="0" w:color="auto"/>
            <w:bottom w:val="none" w:sz="0" w:space="0" w:color="auto"/>
            <w:right w:val="none" w:sz="0" w:space="0" w:color="auto"/>
          </w:divBdr>
        </w:div>
        <w:div w:id="1240672827">
          <w:marLeft w:val="640"/>
          <w:marRight w:val="0"/>
          <w:marTop w:val="0"/>
          <w:marBottom w:val="0"/>
          <w:divBdr>
            <w:top w:val="none" w:sz="0" w:space="0" w:color="auto"/>
            <w:left w:val="none" w:sz="0" w:space="0" w:color="auto"/>
            <w:bottom w:val="none" w:sz="0" w:space="0" w:color="auto"/>
            <w:right w:val="none" w:sz="0" w:space="0" w:color="auto"/>
          </w:divBdr>
        </w:div>
        <w:div w:id="1045063335">
          <w:marLeft w:val="640"/>
          <w:marRight w:val="0"/>
          <w:marTop w:val="0"/>
          <w:marBottom w:val="0"/>
          <w:divBdr>
            <w:top w:val="none" w:sz="0" w:space="0" w:color="auto"/>
            <w:left w:val="none" w:sz="0" w:space="0" w:color="auto"/>
            <w:bottom w:val="none" w:sz="0" w:space="0" w:color="auto"/>
            <w:right w:val="none" w:sz="0" w:space="0" w:color="auto"/>
          </w:divBdr>
        </w:div>
        <w:div w:id="889220641">
          <w:marLeft w:val="640"/>
          <w:marRight w:val="0"/>
          <w:marTop w:val="0"/>
          <w:marBottom w:val="0"/>
          <w:divBdr>
            <w:top w:val="none" w:sz="0" w:space="0" w:color="auto"/>
            <w:left w:val="none" w:sz="0" w:space="0" w:color="auto"/>
            <w:bottom w:val="none" w:sz="0" w:space="0" w:color="auto"/>
            <w:right w:val="none" w:sz="0" w:space="0" w:color="auto"/>
          </w:divBdr>
        </w:div>
        <w:div w:id="2120447721">
          <w:marLeft w:val="640"/>
          <w:marRight w:val="0"/>
          <w:marTop w:val="0"/>
          <w:marBottom w:val="0"/>
          <w:divBdr>
            <w:top w:val="none" w:sz="0" w:space="0" w:color="auto"/>
            <w:left w:val="none" w:sz="0" w:space="0" w:color="auto"/>
            <w:bottom w:val="none" w:sz="0" w:space="0" w:color="auto"/>
            <w:right w:val="none" w:sz="0" w:space="0" w:color="auto"/>
          </w:divBdr>
        </w:div>
        <w:div w:id="22947842">
          <w:marLeft w:val="640"/>
          <w:marRight w:val="0"/>
          <w:marTop w:val="0"/>
          <w:marBottom w:val="0"/>
          <w:divBdr>
            <w:top w:val="none" w:sz="0" w:space="0" w:color="auto"/>
            <w:left w:val="none" w:sz="0" w:space="0" w:color="auto"/>
            <w:bottom w:val="none" w:sz="0" w:space="0" w:color="auto"/>
            <w:right w:val="none" w:sz="0" w:space="0" w:color="auto"/>
          </w:divBdr>
        </w:div>
        <w:div w:id="1741168185">
          <w:marLeft w:val="640"/>
          <w:marRight w:val="0"/>
          <w:marTop w:val="0"/>
          <w:marBottom w:val="0"/>
          <w:divBdr>
            <w:top w:val="none" w:sz="0" w:space="0" w:color="auto"/>
            <w:left w:val="none" w:sz="0" w:space="0" w:color="auto"/>
            <w:bottom w:val="none" w:sz="0" w:space="0" w:color="auto"/>
            <w:right w:val="none" w:sz="0" w:space="0" w:color="auto"/>
          </w:divBdr>
        </w:div>
        <w:div w:id="2008289914">
          <w:marLeft w:val="640"/>
          <w:marRight w:val="0"/>
          <w:marTop w:val="0"/>
          <w:marBottom w:val="0"/>
          <w:divBdr>
            <w:top w:val="none" w:sz="0" w:space="0" w:color="auto"/>
            <w:left w:val="none" w:sz="0" w:space="0" w:color="auto"/>
            <w:bottom w:val="none" w:sz="0" w:space="0" w:color="auto"/>
            <w:right w:val="none" w:sz="0" w:space="0" w:color="auto"/>
          </w:divBdr>
        </w:div>
        <w:div w:id="1340615327">
          <w:marLeft w:val="640"/>
          <w:marRight w:val="0"/>
          <w:marTop w:val="0"/>
          <w:marBottom w:val="0"/>
          <w:divBdr>
            <w:top w:val="none" w:sz="0" w:space="0" w:color="auto"/>
            <w:left w:val="none" w:sz="0" w:space="0" w:color="auto"/>
            <w:bottom w:val="none" w:sz="0" w:space="0" w:color="auto"/>
            <w:right w:val="none" w:sz="0" w:space="0" w:color="auto"/>
          </w:divBdr>
        </w:div>
        <w:div w:id="627661781">
          <w:marLeft w:val="640"/>
          <w:marRight w:val="0"/>
          <w:marTop w:val="0"/>
          <w:marBottom w:val="0"/>
          <w:divBdr>
            <w:top w:val="none" w:sz="0" w:space="0" w:color="auto"/>
            <w:left w:val="none" w:sz="0" w:space="0" w:color="auto"/>
            <w:bottom w:val="none" w:sz="0" w:space="0" w:color="auto"/>
            <w:right w:val="none" w:sz="0" w:space="0" w:color="auto"/>
          </w:divBdr>
        </w:div>
        <w:div w:id="784009150">
          <w:marLeft w:val="640"/>
          <w:marRight w:val="0"/>
          <w:marTop w:val="0"/>
          <w:marBottom w:val="0"/>
          <w:divBdr>
            <w:top w:val="none" w:sz="0" w:space="0" w:color="auto"/>
            <w:left w:val="none" w:sz="0" w:space="0" w:color="auto"/>
            <w:bottom w:val="none" w:sz="0" w:space="0" w:color="auto"/>
            <w:right w:val="none" w:sz="0" w:space="0" w:color="auto"/>
          </w:divBdr>
        </w:div>
        <w:div w:id="294527428">
          <w:marLeft w:val="640"/>
          <w:marRight w:val="0"/>
          <w:marTop w:val="0"/>
          <w:marBottom w:val="0"/>
          <w:divBdr>
            <w:top w:val="none" w:sz="0" w:space="0" w:color="auto"/>
            <w:left w:val="none" w:sz="0" w:space="0" w:color="auto"/>
            <w:bottom w:val="none" w:sz="0" w:space="0" w:color="auto"/>
            <w:right w:val="none" w:sz="0" w:space="0" w:color="auto"/>
          </w:divBdr>
        </w:div>
        <w:div w:id="1818572889">
          <w:marLeft w:val="640"/>
          <w:marRight w:val="0"/>
          <w:marTop w:val="0"/>
          <w:marBottom w:val="0"/>
          <w:divBdr>
            <w:top w:val="none" w:sz="0" w:space="0" w:color="auto"/>
            <w:left w:val="none" w:sz="0" w:space="0" w:color="auto"/>
            <w:bottom w:val="none" w:sz="0" w:space="0" w:color="auto"/>
            <w:right w:val="none" w:sz="0" w:space="0" w:color="auto"/>
          </w:divBdr>
        </w:div>
        <w:div w:id="1271812096">
          <w:marLeft w:val="640"/>
          <w:marRight w:val="0"/>
          <w:marTop w:val="0"/>
          <w:marBottom w:val="0"/>
          <w:divBdr>
            <w:top w:val="none" w:sz="0" w:space="0" w:color="auto"/>
            <w:left w:val="none" w:sz="0" w:space="0" w:color="auto"/>
            <w:bottom w:val="none" w:sz="0" w:space="0" w:color="auto"/>
            <w:right w:val="none" w:sz="0" w:space="0" w:color="auto"/>
          </w:divBdr>
        </w:div>
        <w:div w:id="693849420">
          <w:marLeft w:val="640"/>
          <w:marRight w:val="0"/>
          <w:marTop w:val="0"/>
          <w:marBottom w:val="0"/>
          <w:divBdr>
            <w:top w:val="none" w:sz="0" w:space="0" w:color="auto"/>
            <w:left w:val="none" w:sz="0" w:space="0" w:color="auto"/>
            <w:bottom w:val="none" w:sz="0" w:space="0" w:color="auto"/>
            <w:right w:val="none" w:sz="0" w:space="0" w:color="auto"/>
          </w:divBdr>
        </w:div>
        <w:div w:id="2037582701">
          <w:marLeft w:val="640"/>
          <w:marRight w:val="0"/>
          <w:marTop w:val="0"/>
          <w:marBottom w:val="0"/>
          <w:divBdr>
            <w:top w:val="none" w:sz="0" w:space="0" w:color="auto"/>
            <w:left w:val="none" w:sz="0" w:space="0" w:color="auto"/>
            <w:bottom w:val="none" w:sz="0" w:space="0" w:color="auto"/>
            <w:right w:val="none" w:sz="0" w:space="0" w:color="auto"/>
          </w:divBdr>
        </w:div>
        <w:div w:id="1387686130">
          <w:marLeft w:val="640"/>
          <w:marRight w:val="0"/>
          <w:marTop w:val="0"/>
          <w:marBottom w:val="0"/>
          <w:divBdr>
            <w:top w:val="none" w:sz="0" w:space="0" w:color="auto"/>
            <w:left w:val="none" w:sz="0" w:space="0" w:color="auto"/>
            <w:bottom w:val="none" w:sz="0" w:space="0" w:color="auto"/>
            <w:right w:val="none" w:sz="0" w:space="0" w:color="auto"/>
          </w:divBdr>
        </w:div>
        <w:div w:id="979772918">
          <w:marLeft w:val="640"/>
          <w:marRight w:val="0"/>
          <w:marTop w:val="0"/>
          <w:marBottom w:val="0"/>
          <w:divBdr>
            <w:top w:val="none" w:sz="0" w:space="0" w:color="auto"/>
            <w:left w:val="none" w:sz="0" w:space="0" w:color="auto"/>
            <w:bottom w:val="none" w:sz="0" w:space="0" w:color="auto"/>
            <w:right w:val="none" w:sz="0" w:space="0" w:color="auto"/>
          </w:divBdr>
        </w:div>
        <w:div w:id="1693340636">
          <w:marLeft w:val="640"/>
          <w:marRight w:val="0"/>
          <w:marTop w:val="0"/>
          <w:marBottom w:val="0"/>
          <w:divBdr>
            <w:top w:val="none" w:sz="0" w:space="0" w:color="auto"/>
            <w:left w:val="none" w:sz="0" w:space="0" w:color="auto"/>
            <w:bottom w:val="none" w:sz="0" w:space="0" w:color="auto"/>
            <w:right w:val="none" w:sz="0" w:space="0" w:color="auto"/>
          </w:divBdr>
        </w:div>
        <w:div w:id="1073235434">
          <w:marLeft w:val="640"/>
          <w:marRight w:val="0"/>
          <w:marTop w:val="0"/>
          <w:marBottom w:val="0"/>
          <w:divBdr>
            <w:top w:val="none" w:sz="0" w:space="0" w:color="auto"/>
            <w:left w:val="none" w:sz="0" w:space="0" w:color="auto"/>
            <w:bottom w:val="none" w:sz="0" w:space="0" w:color="auto"/>
            <w:right w:val="none" w:sz="0" w:space="0" w:color="auto"/>
          </w:divBdr>
        </w:div>
        <w:div w:id="780299315">
          <w:marLeft w:val="640"/>
          <w:marRight w:val="0"/>
          <w:marTop w:val="0"/>
          <w:marBottom w:val="0"/>
          <w:divBdr>
            <w:top w:val="none" w:sz="0" w:space="0" w:color="auto"/>
            <w:left w:val="none" w:sz="0" w:space="0" w:color="auto"/>
            <w:bottom w:val="none" w:sz="0" w:space="0" w:color="auto"/>
            <w:right w:val="none" w:sz="0" w:space="0" w:color="auto"/>
          </w:divBdr>
        </w:div>
        <w:div w:id="2079135382">
          <w:marLeft w:val="640"/>
          <w:marRight w:val="0"/>
          <w:marTop w:val="0"/>
          <w:marBottom w:val="0"/>
          <w:divBdr>
            <w:top w:val="none" w:sz="0" w:space="0" w:color="auto"/>
            <w:left w:val="none" w:sz="0" w:space="0" w:color="auto"/>
            <w:bottom w:val="none" w:sz="0" w:space="0" w:color="auto"/>
            <w:right w:val="none" w:sz="0" w:space="0" w:color="auto"/>
          </w:divBdr>
        </w:div>
        <w:div w:id="321813196">
          <w:marLeft w:val="640"/>
          <w:marRight w:val="0"/>
          <w:marTop w:val="0"/>
          <w:marBottom w:val="0"/>
          <w:divBdr>
            <w:top w:val="none" w:sz="0" w:space="0" w:color="auto"/>
            <w:left w:val="none" w:sz="0" w:space="0" w:color="auto"/>
            <w:bottom w:val="none" w:sz="0" w:space="0" w:color="auto"/>
            <w:right w:val="none" w:sz="0" w:space="0" w:color="auto"/>
          </w:divBdr>
        </w:div>
        <w:div w:id="294146308">
          <w:marLeft w:val="640"/>
          <w:marRight w:val="0"/>
          <w:marTop w:val="0"/>
          <w:marBottom w:val="0"/>
          <w:divBdr>
            <w:top w:val="none" w:sz="0" w:space="0" w:color="auto"/>
            <w:left w:val="none" w:sz="0" w:space="0" w:color="auto"/>
            <w:bottom w:val="none" w:sz="0" w:space="0" w:color="auto"/>
            <w:right w:val="none" w:sz="0" w:space="0" w:color="auto"/>
          </w:divBdr>
        </w:div>
        <w:div w:id="869300514">
          <w:marLeft w:val="640"/>
          <w:marRight w:val="0"/>
          <w:marTop w:val="0"/>
          <w:marBottom w:val="0"/>
          <w:divBdr>
            <w:top w:val="none" w:sz="0" w:space="0" w:color="auto"/>
            <w:left w:val="none" w:sz="0" w:space="0" w:color="auto"/>
            <w:bottom w:val="none" w:sz="0" w:space="0" w:color="auto"/>
            <w:right w:val="none" w:sz="0" w:space="0" w:color="auto"/>
          </w:divBdr>
        </w:div>
      </w:divsChild>
    </w:div>
    <w:div w:id="706294798">
      <w:bodyDiv w:val="1"/>
      <w:marLeft w:val="0"/>
      <w:marRight w:val="0"/>
      <w:marTop w:val="0"/>
      <w:marBottom w:val="0"/>
      <w:divBdr>
        <w:top w:val="none" w:sz="0" w:space="0" w:color="auto"/>
        <w:left w:val="none" w:sz="0" w:space="0" w:color="auto"/>
        <w:bottom w:val="none" w:sz="0" w:space="0" w:color="auto"/>
        <w:right w:val="none" w:sz="0" w:space="0" w:color="auto"/>
      </w:divBdr>
    </w:div>
    <w:div w:id="706369804">
      <w:bodyDiv w:val="1"/>
      <w:marLeft w:val="0"/>
      <w:marRight w:val="0"/>
      <w:marTop w:val="0"/>
      <w:marBottom w:val="0"/>
      <w:divBdr>
        <w:top w:val="none" w:sz="0" w:space="0" w:color="auto"/>
        <w:left w:val="none" w:sz="0" w:space="0" w:color="auto"/>
        <w:bottom w:val="none" w:sz="0" w:space="0" w:color="auto"/>
        <w:right w:val="none" w:sz="0" w:space="0" w:color="auto"/>
      </w:divBdr>
    </w:div>
    <w:div w:id="715812877">
      <w:bodyDiv w:val="1"/>
      <w:marLeft w:val="0"/>
      <w:marRight w:val="0"/>
      <w:marTop w:val="0"/>
      <w:marBottom w:val="0"/>
      <w:divBdr>
        <w:top w:val="none" w:sz="0" w:space="0" w:color="auto"/>
        <w:left w:val="none" w:sz="0" w:space="0" w:color="auto"/>
        <w:bottom w:val="none" w:sz="0" w:space="0" w:color="auto"/>
        <w:right w:val="none" w:sz="0" w:space="0" w:color="auto"/>
      </w:divBdr>
    </w:div>
    <w:div w:id="792140054">
      <w:bodyDiv w:val="1"/>
      <w:marLeft w:val="0"/>
      <w:marRight w:val="0"/>
      <w:marTop w:val="0"/>
      <w:marBottom w:val="0"/>
      <w:divBdr>
        <w:top w:val="none" w:sz="0" w:space="0" w:color="auto"/>
        <w:left w:val="none" w:sz="0" w:space="0" w:color="auto"/>
        <w:bottom w:val="none" w:sz="0" w:space="0" w:color="auto"/>
        <w:right w:val="none" w:sz="0" w:space="0" w:color="auto"/>
      </w:divBdr>
    </w:div>
    <w:div w:id="813137196">
      <w:bodyDiv w:val="1"/>
      <w:marLeft w:val="0"/>
      <w:marRight w:val="0"/>
      <w:marTop w:val="0"/>
      <w:marBottom w:val="0"/>
      <w:divBdr>
        <w:top w:val="none" w:sz="0" w:space="0" w:color="auto"/>
        <w:left w:val="none" w:sz="0" w:space="0" w:color="auto"/>
        <w:bottom w:val="none" w:sz="0" w:space="0" w:color="auto"/>
        <w:right w:val="none" w:sz="0" w:space="0" w:color="auto"/>
      </w:divBdr>
      <w:divsChild>
        <w:div w:id="973873853">
          <w:marLeft w:val="1267"/>
          <w:marRight w:val="0"/>
          <w:marTop w:val="0"/>
          <w:marBottom w:val="240"/>
          <w:divBdr>
            <w:top w:val="none" w:sz="0" w:space="0" w:color="auto"/>
            <w:left w:val="none" w:sz="0" w:space="0" w:color="auto"/>
            <w:bottom w:val="none" w:sz="0" w:space="0" w:color="auto"/>
            <w:right w:val="none" w:sz="0" w:space="0" w:color="auto"/>
          </w:divBdr>
        </w:div>
      </w:divsChild>
    </w:div>
    <w:div w:id="822507737">
      <w:bodyDiv w:val="1"/>
      <w:marLeft w:val="0"/>
      <w:marRight w:val="0"/>
      <w:marTop w:val="0"/>
      <w:marBottom w:val="0"/>
      <w:divBdr>
        <w:top w:val="none" w:sz="0" w:space="0" w:color="auto"/>
        <w:left w:val="none" w:sz="0" w:space="0" w:color="auto"/>
        <w:bottom w:val="none" w:sz="0" w:space="0" w:color="auto"/>
        <w:right w:val="none" w:sz="0" w:space="0" w:color="auto"/>
      </w:divBdr>
    </w:div>
    <w:div w:id="827744690">
      <w:bodyDiv w:val="1"/>
      <w:marLeft w:val="0"/>
      <w:marRight w:val="0"/>
      <w:marTop w:val="0"/>
      <w:marBottom w:val="0"/>
      <w:divBdr>
        <w:top w:val="none" w:sz="0" w:space="0" w:color="auto"/>
        <w:left w:val="none" w:sz="0" w:space="0" w:color="auto"/>
        <w:bottom w:val="none" w:sz="0" w:space="0" w:color="auto"/>
        <w:right w:val="none" w:sz="0" w:space="0" w:color="auto"/>
      </w:divBdr>
    </w:div>
    <w:div w:id="846402336">
      <w:bodyDiv w:val="1"/>
      <w:marLeft w:val="0"/>
      <w:marRight w:val="0"/>
      <w:marTop w:val="0"/>
      <w:marBottom w:val="0"/>
      <w:divBdr>
        <w:top w:val="none" w:sz="0" w:space="0" w:color="auto"/>
        <w:left w:val="none" w:sz="0" w:space="0" w:color="auto"/>
        <w:bottom w:val="none" w:sz="0" w:space="0" w:color="auto"/>
        <w:right w:val="none" w:sz="0" w:space="0" w:color="auto"/>
      </w:divBdr>
    </w:div>
    <w:div w:id="847524597">
      <w:bodyDiv w:val="1"/>
      <w:marLeft w:val="0"/>
      <w:marRight w:val="0"/>
      <w:marTop w:val="0"/>
      <w:marBottom w:val="0"/>
      <w:divBdr>
        <w:top w:val="none" w:sz="0" w:space="0" w:color="auto"/>
        <w:left w:val="none" w:sz="0" w:space="0" w:color="auto"/>
        <w:bottom w:val="none" w:sz="0" w:space="0" w:color="auto"/>
        <w:right w:val="none" w:sz="0" w:space="0" w:color="auto"/>
      </w:divBdr>
    </w:div>
    <w:div w:id="882594641">
      <w:bodyDiv w:val="1"/>
      <w:marLeft w:val="0"/>
      <w:marRight w:val="0"/>
      <w:marTop w:val="0"/>
      <w:marBottom w:val="0"/>
      <w:divBdr>
        <w:top w:val="none" w:sz="0" w:space="0" w:color="auto"/>
        <w:left w:val="none" w:sz="0" w:space="0" w:color="auto"/>
        <w:bottom w:val="none" w:sz="0" w:space="0" w:color="auto"/>
        <w:right w:val="none" w:sz="0" w:space="0" w:color="auto"/>
      </w:divBdr>
    </w:div>
    <w:div w:id="889459192">
      <w:bodyDiv w:val="1"/>
      <w:marLeft w:val="0"/>
      <w:marRight w:val="0"/>
      <w:marTop w:val="0"/>
      <w:marBottom w:val="0"/>
      <w:divBdr>
        <w:top w:val="none" w:sz="0" w:space="0" w:color="auto"/>
        <w:left w:val="none" w:sz="0" w:space="0" w:color="auto"/>
        <w:bottom w:val="none" w:sz="0" w:space="0" w:color="auto"/>
        <w:right w:val="none" w:sz="0" w:space="0" w:color="auto"/>
      </w:divBdr>
    </w:div>
    <w:div w:id="890458080">
      <w:bodyDiv w:val="1"/>
      <w:marLeft w:val="0"/>
      <w:marRight w:val="0"/>
      <w:marTop w:val="0"/>
      <w:marBottom w:val="0"/>
      <w:divBdr>
        <w:top w:val="none" w:sz="0" w:space="0" w:color="auto"/>
        <w:left w:val="none" w:sz="0" w:space="0" w:color="auto"/>
        <w:bottom w:val="none" w:sz="0" w:space="0" w:color="auto"/>
        <w:right w:val="none" w:sz="0" w:space="0" w:color="auto"/>
      </w:divBdr>
    </w:div>
    <w:div w:id="896355157">
      <w:bodyDiv w:val="1"/>
      <w:marLeft w:val="0"/>
      <w:marRight w:val="0"/>
      <w:marTop w:val="0"/>
      <w:marBottom w:val="0"/>
      <w:divBdr>
        <w:top w:val="none" w:sz="0" w:space="0" w:color="auto"/>
        <w:left w:val="none" w:sz="0" w:space="0" w:color="auto"/>
        <w:bottom w:val="none" w:sz="0" w:space="0" w:color="auto"/>
        <w:right w:val="none" w:sz="0" w:space="0" w:color="auto"/>
      </w:divBdr>
    </w:div>
    <w:div w:id="919291259">
      <w:bodyDiv w:val="1"/>
      <w:marLeft w:val="0"/>
      <w:marRight w:val="0"/>
      <w:marTop w:val="0"/>
      <w:marBottom w:val="0"/>
      <w:divBdr>
        <w:top w:val="none" w:sz="0" w:space="0" w:color="auto"/>
        <w:left w:val="none" w:sz="0" w:space="0" w:color="auto"/>
        <w:bottom w:val="none" w:sz="0" w:space="0" w:color="auto"/>
        <w:right w:val="none" w:sz="0" w:space="0" w:color="auto"/>
      </w:divBdr>
    </w:div>
    <w:div w:id="931161587">
      <w:bodyDiv w:val="1"/>
      <w:marLeft w:val="0"/>
      <w:marRight w:val="0"/>
      <w:marTop w:val="0"/>
      <w:marBottom w:val="0"/>
      <w:divBdr>
        <w:top w:val="none" w:sz="0" w:space="0" w:color="auto"/>
        <w:left w:val="none" w:sz="0" w:space="0" w:color="auto"/>
        <w:bottom w:val="none" w:sz="0" w:space="0" w:color="auto"/>
        <w:right w:val="none" w:sz="0" w:space="0" w:color="auto"/>
      </w:divBdr>
    </w:div>
    <w:div w:id="941187230">
      <w:bodyDiv w:val="1"/>
      <w:marLeft w:val="0"/>
      <w:marRight w:val="0"/>
      <w:marTop w:val="0"/>
      <w:marBottom w:val="0"/>
      <w:divBdr>
        <w:top w:val="none" w:sz="0" w:space="0" w:color="auto"/>
        <w:left w:val="none" w:sz="0" w:space="0" w:color="auto"/>
        <w:bottom w:val="none" w:sz="0" w:space="0" w:color="auto"/>
        <w:right w:val="none" w:sz="0" w:space="0" w:color="auto"/>
      </w:divBdr>
    </w:div>
    <w:div w:id="947009543">
      <w:bodyDiv w:val="1"/>
      <w:marLeft w:val="0"/>
      <w:marRight w:val="0"/>
      <w:marTop w:val="0"/>
      <w:marBottom w:val="0"/>
      <w:divBdr>
        <w:top w:val="none" w:sz="0" w:space="0" w:color="auto"/>
        <w:left w:val="none" w:sz="0" w:space="0" w:color="auto"/>
        <w:bottom w:val="none" w:sz="0" w:space="0" w:color="auto"/>
        <w:right w:val="none" w:sz="0" w:space="0" w:color="auto"/>
      </w:divBdr>
    </w:div>
    <w:div w:id="981275698">
      <w:bodyDiv w:val="1"/>
      <w:marLeft w:val="0"/>
      <w:marRight w:val="0"/>
      <w:marTop w:val="0"/>
      <w:marBottom w:val="0"/>
      <w:divBdr>
        <w:top w:val="none" w:sz="0" w:space="0" w:color="auto"/>
        <w:left w:val="none" w:sz="0" w:space="0" w:color="auto"/>
        <w:bottom w:val="none" w:sz="0" w:space="0" w:color="auto"/>
        <w:right w:val="none" w:sz="0" w:space="0" w:color="auto"/>
      </w:divBdr>
      <w:divsChild>
        <w:div w:id="333844206">
          <w:marLeft w:val="0"/>
          <w:marRight w:val="0"/>
          <w:marTop w:val="0"/>
          <w:marBottom w:val="0"/>
          <w:divBdr>
            <w:top w:val="none" w:sz="0" w:space="0" w:color="auto"/>
            <w:left w:val="none" w:sz="0" w:space="0" w:color="auto"/>
            <w:bottom w:val="none" w:sz="0" w:space="0" w:color="auto"/>
            <w:right w:val="none" w:sz="0" w:space="0" w:color="auto"/>
          </w:divBdr>
          <w:divsChild>
            <w:div w:id="12877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39250">
      <w:bodyDiv w:val="1"/>
      <w:marLeft w:val="0"/>
      <w:marRight w:val="0"/>
      <w:marTop w:val="0"/>
      <w:marBottom w:val="0"/>
      <w:divBdr>
        <w:top w:val="none" w:sz="0" w:space="0" w:color="auto"/>
        <w:left w:val="none" w:sz="0" w:space="0" w:color="auto"/>
        <w:bottom w:val="none" w:sz="0" w:space="0" w:color="auto"/>
        <w:right w:val="none" w:sz="0" w:space="0" w:color="auto"/>
      </w:divBdr>
    </w:div>
    <w:div w:id="1002586001">
      <w:bodyDiv w:val="1"/>
      <w:marLeft w:val="0"/>
      <w:marRight w:val="0"/>
      <w:marTop w:val="0"/>
      <w:marBottom w:val="0"/>
      <w:divBdr>
        <w:top w:val="none" w:sz="0" w:space="0" w:color="auto"/>
        <w:left w:val="none" w:sz="0" w:space="0" w:color="auto"/>
        <w:bottom w:val="none" w:sz="0" w:space="0" w:color="auto"/>
        <w:right w:val="none" w:sz="0" w:space="0" w:color="auto"/>
      </w:divBdr>
    </w:div>
    <w:div w:id="1026952182">
      <w:bodyDiv w:val="1"/>
      <w:marLeft w:val="0"/>
      <w:marRight w:val="0"/>
      <w:marTop w:val="0"/>
      <w:marBottom w:val="0"/>
      <w:divBdr>
        <w:top w:val="none" w:sz="0" w:space="0" w:color="auto"/>
        <w:left w:val="none" w:sz="0" w:space="0" w:color="auto"/>
        <w:bottom w:val="none" w:sz="0" w:space="0" w:color="auto"/>
        <w:right w:val="none" w:sz="0" w:space="0" w:color="auto"/>
      </w:divBdr>
    </w:div>
    <w:div w:id="1038046463">
      <w:bodyDiv w:val="1"/>
      <w:marLeft w:val="0"/>
      <w:marRight w:val="0"/>
      <w:marTop w:val="0"/>
      <w:marBottom w:val="0"/>
      <w:divBdr>
        <w:top w:val="none" w:sz="0" w:space="0" w:color="auto"/>
        <w:left w:val="none" w:sz="0" w:space="0" w:color="auto"/>
        <w:bottom w:val="none" w:sz="0" w:space="0" w:color="auto"/>
        <w:right w:val="none" w:sz="0" w:space="0" w:color="auto"/>
      </w:divBdr>
    </w:div>
    <w:div w:id="1046248930">
      <w:bodyDiv w:val="1"/>
      <w:marLeft w:val="0"/>
      <w:marRight w:val="0"/>
      <w:marTop w:val="0"/>
      <w:marBottom w:val="0"/>
      <w:divBdr>
        <w:top w:val="none" w:sz="0" w:space="0" w:color="auto"/>
        <w:left w:val="none" w:sz="0" w:space="0" w:color="auto"/>
        <w:bottom w:val="none" w:sz="0" w:space="0" w:color="auto"/>
        <w:right w:val="none" w:sz="0" w:space="0" w:color="auto"/>
      </w:divBdr>
    </w:div>
    <w:div w:id="1048870391">
      <w:bodyDiv w:val="1"/>
      <w:marLeft w:val="0"/>
      <w:marRight w:val="0"/>
      <w:marTop w:val="0"/>
      <w:marBottom w:val="0"/>
      <w:divBdr>
        <w:top w:val="none" w:sz="0" w:space="0" w:color="auto"/>
        <w:left w:val="none" w:sz="0" w:space="0" w:color="auto"/>
        <w:bottom w:val="none" w:sz="0" w:space="0" w:color="auto"/>
        <w:right w:val="none" w:sz="0" w:space="0" w:color="auto"/>
      </w:divBdr>
    </w:div>
    <w:div w:id="1068652144">
      <w:bodyDiv w:val="1"/>
      <w:marLeft w:val="0"/>
      <w:marRight w:val="0"/>
      <w:marTop w:val="0"/>
      <w:marBottom w:val="0"/>
      <w:divBdr>
        <w:top w:val="none" w:sz="0" w:space="0" w:color="auto"/>
        <w:left w:val="none" w:sz="0" w:space="0" w:color="auto"/>
        <w:bottom w:val="none" w:sz="0" w:space="0" w:color="auto"/>
        <w:right w:val="none" w:sz="0" w:space="0" w:color="auto"/>
      </w:divBdr>
    </w:div>
    <w:div w:id="1075395266">
      <w:bodyDiv w:val="1"/>
      <w:marLeft w:val="0"/>
      <w:marRight w:val="0"/>
      <w:marTop w:val="0"/>
      <w:marBottom w:val="0"/>
      <w:divBdr>
        <w:top w:val="none" w:sz="0" w:space="0" w:color="auto"/>
        <w:left w:val="none" w:sz="0" w:space="0" w:color="auto"/>
        <w:bottom w:val="none" w:sz="0" w:space="0" w:color="auto"/>
        <w:right w:val="none" w:sz="0" w:space="0" w:color="auto"/>
      </w:divBdr>
    </w:div>
    <w:div w:id="1107701967">
      <w:bodyDiv w:val="1"/>
      <w:marLeft w:val="0"/>
      <w:marRight w:val="0"/>
      <w:marTop w:val="0"/>
      <w:marBottom w:val="0"/>
      <w:divBdr>
        <w:top w:val="none" w:sz="0" w:space="0" w:color="auto"/>
        <w:left w:val="none" w:sz="0" w:space="0" w:color="auto"/>
        <w:bottom w:val="none" w:sz="0" w:space="0" w:color="auto"/>
        <w:right w:val="none" w:sz="0" w:space="0" w:color="auto"/>
      </w:divBdr>
    </w:div>
    <w:div w:id="1125195506">
      <w:bodyDiv w:val="1"/>
      <w:marLeft w:val="0"/>
      <w:marRight w:val="0"/>
      <w:marTop w:val="0"/>
      <w:marBottom w:val="0"/>
      <w:divBdr>
        <w:top w:val="none" w:sz="0" w:space="0" w:color="auto"/>
        <w:left w:val="none" w:sz="0" w:space="0" w:color="auto"/>
        <w:bottom w:val="none" w:sz="0" w:space="0" w:color="auto"/>
        <w:right w:val="none" w:sz="0" w:space="0" w:color="auto"/>
      </w:divBdr>
    </w:div>
    <w:div w:id="1168060698">
      <w:bodyDiv w:val="1"/>
      <w:marLeft w:val="0"/>
      <w:marRight w:val="0"/>
      <w:marTop w:val="0"/>
      <w:marBottom w:val="0"/>
      <w:divBdr>
        <w:top w:val="none" w:sz="0" w:space="0" w:color="auto"/>
        <w:left w:val="none" w:sz="0" w:space="0" w:color="auto"/>
        <w:bottom w:val="none" w:sz="0" w:space="0" w:color="auto"/>
        <w:right w:val="none" w:sz="0" w:space="0" w:color="auto"/>
      </w:divBdr>
      <w:divsChild>
        <w:div w:id="2068915409">
          <w:marLeft w:val="640"/>
          <w:marRight w:val="0"/>
          <w:marTop w:val="0"/>
          <w:marBottom w:val="0"/>
          <w:divBdr>
            <w:top w:val="none" w:sz="0" w:space="0" w:color="auto"/>
            <w:left w:val="none" w:sz="0" w:space="0" w:color="auto"/>
            <w:bottom w:val="none" w:sz="0" w:space="0" w:color="auto"/>
            <w:right w:val="none" w:sz="0" w:space="0" w:color="auto"/>
          </w:divBdr>
        </w:div>
        <w:div w:id="278025985">
          <w:marLeft w:val="640"/>
          <w:marRight w:val="0"/>
          <w:marTop w:val="0"/>
          <w:marBottom w:val="0"/>
          <w:divBdr>
            <w:top w:val="none" w:sz="0" w:space="0" w:color="auto"/>
            <w:left w:val="none" w:sz="0" w:space="0" w:color="auto"/>
            <w:bottom w:val="none" w:sz="0" w:space="0" w:color="auto"/>
            <w:right w:val="none" w:sz="0" w:space="0" w:color="auto"/>
          </w:divBdr>
        </w:div>
        <w:div w:id="571505701">
          <w:marLeft w:val="640"/>
          <w:marRight w:val="0"/>
          <w:marTop w:val="0"/>
          <w:marBottom w:val="0"/>
          <w:divBdr>
            <w:top w:val="none" w:sz="0" w:space="0" w:color="auto"/>
            <w:left w:val="none" w:sz="0" w:space="0" w:color="auto"/>
            <w:bottom w:val="none" w:sz="0" w:space="0" w:color="auto"/>
            <w:right w:val="none" w:sz="0" w:space="0" w:color="auto"/>
          </w:divBdr>
        </w:div>
        <w:div w:id="1531604699">
          <w:marLeft w:val="640"/>
          <w:marRight w:val="0"/>
          <w:marTop w:val="0"/>
          <w:marBottom w:val="0"/>
          <w:divBdr>
            <w:top w:val="none" w:sz="0" w:space="0" w:color="auto"/>
            <w:left w:val="none" w:sz="0" w:space="0" w:color="auto"/>
            <w:bottom w:val="none" w:sz="0" w:space="0" w:color="auto"/>
            <w:right w:val="none" w:sz="0" w:space="0" w:color="auto"/>
          </w:divBdr>
        </w:div>
        <w:div w:id="712382697">
          <w:marLeft w:val="640"/>
          <w:marRight w:val="0"/>
          <w:marTop w:val="0"/>
          <w:marBottom w:val="0"/>
          <w:divBdr>
            <w:top w:val="none" w:sz="0" w:space="0" w:color="auto"/>
            <w:left w:val="none" w:sz="0" w:space="0" w:color="auto"/>
            <w:bottom w:val="none" w:sz="0" w:space="0" w:color="auto"/>
            <w:right w:val="none" w:sz="0" w:space="0" w:color="auto"/>
          </w:divBdr>
        </w:div>
        <w:div w:id="1952931325">
          <w:marLeft w:val="640"/>
          <w:marRight w:val="0"/>
          <w:marTop w:val="0"/>
          <w:marBottom w:val="0"/>
          <w:divBdr>
            <w:top w:val="none" w:sz="0" w:space="0" w:color="auto"/>
            <w:left w:val="none" w:sz="0" w:space="0" w:color="auto"/>
            <w:bottom w:val="none" w:sz="0" w:space="0" w:color="auto"/>
            <w:right w:val="none" w:sz="0" w:space="0" w:color="auto"/>
          </w:divBdr>
        </w:div>
        <w:div w:id="1807312835">
          <w:marLeft w:val="640"/>
          <w:marRight w:val="0"/>
          <w:marTop w:val="0"/>
          <w:marBottom w:val="0"/>
          <w:divBdr>
            <w:top w:val="none" w:sz="0" w:space="0" w:color="auto"/>
            <w:left w:val="none" w:sz="0" w:space="0" w:color="auto"/>
            <w:bottom w:val="none" w:sz="0" w:space="0" w:color="auto"/>
            <w:right w:val="none" w:sz="0" w:space="0" w:color="auto"/>
          </w:divBdr>
        </w:div>
        <w:div w:id="1069033872">
          <w:marLeft w:val="640"/>
          <w:marRight w:val="0"/>
          <w:marTop w:val="0"/>
          <w:marBottom w:val="0"/>
          <w:divBdr>
            <w:top w:val="none" w:sz="0" w:space="0" w:color="auto"/>
            <w:left w:val="none" w:sz="0" w:space="0" w:color="auto"/>
            <w:bottom w:val="none" w:sz="0" w:space="0" w:color="auto"/>
            <w:right w:val="none" w:sz="0" w:space="0" w:color="auto"/>
          </w:divBdr>
        </w:div>
        <w:div w:id="1706249548">
          <w:marLeft w:val="640"/>
          <w:marRight w:val="0"/>
          <w:marTop w:val="0"/>
          <w:marBottom w:val="0"/>
          <w:divBdr>
            <w:top w:val="none" w:sz="0" w:space="0" w:color="auto"/>
            <w:left w:val="none" w:sz="0" w:space="0" w:color="auto"/>
            <w:bottom w:val="none" w:sz="0" w:space="0" w:color="auto"/>
            <w:right w:val="none" w:sz="0" w:space="0" w:color="auto"/>
          </w:divBdr>
        </w:div>
        <w:div w:id="1867788446">
          <w:marLeft w:val="640"/>
          <w:marRight w:val="0"/>
          <w:marTop w:val="0"/>
          <w:marBottom w:val="0"/>
          <w:divBdr>
            <w:top w:val="none" w:sz="0" w:space="0" w:color="auto"/>
            <w:left w:val="none" w:sz="0" w:space="0" w:color="auto"/>
            <w:bottom w:val="none" w:sz="0" w:space="0" w:color="auto"/>
            <w:right w:val="none" w:sz="0" w:space="0" w:color="auto"/>
          </w:divBdr>
        </w:div>
        <w:div w:id="6098975">
          <w:marLeft w:val="640"/>
          <w:marRight w:val="0"/>
          <w:marTop w:val="0"/>
          <w:marBottom w:val="0"/>
          <w:divBdr>
            <w:top w:val="none" w:sz="0" w:space="0" w:color="auto"/>
            <w:left w:val="none" w:sz="0" w:space="0" w:color="auto"/>
            <w:bottom w:val="none" w:sz="0" w:space="0" w:color="auto"/>
            <w:right w:val="none" w:sz="0" w:space="0" w:color="auto"/>
          </w:divBdr>
        </w:div>
        <w:div w:id="417214059">
          <w:marLeft w:val="640"/>
          <w:marRight w:val="0"/>
          <w:marTop w:val="0"/>
          <w:marBottom w:val="0"/>
          <w:divBdr>
            <w:top w:val="none" w:sz="0" w:space="0" w:color="auto"/>
            <w:left w:val="none" w:sz="0" w:space="0" w:color="auto"/>
            <w:bottom w:val="none" w:sz="0" w:space="0" w:color="auto"/>
            <w:right w:val="none" w:sz="0" w:space="0" w:color="auto"/>
          </w:divBdr>
        </w:div>
        <w:div w:id="1856845488">
          <w:marLeft w:val="640"/>
          <w:marRight w:val="0"/>
          <w:marTop w:val="0"/>
          <w:marBottom w:val="0"/>
          <w:divBdr>
            <w:top w:val="none" w:sz="0" w:space="0" w:color="auto"/>
            <w:left w:val="none" w:sz="0" w:space="0" w:color="auto"/>
            <w:bottom w:val="none" w:sz="0" w:space="0" w:color="auto"/>
            <w:right w:val="none" w:sz="0" w:space="0" w:color="auto"/>
          </w:divBdr>
        </w:div>
        <w:div w:id="1976640870">
          <w:marLeft w:val="640"/>
          <w:marRight w:val="0"/>
          <w:marTop w:val="0"/>
          <w:marBottom w:val="0"/>
          <w:divBdr>
            <w:top w:val="none" w:sz="0" w:space="0" w:color="auto"/>
            <w:left w:val="none" w:sz="0" w:space="0" w:color="auto"/>
            <w:bottom w:val="none" w:sz="0" w:space="0" w:color="auto"/>
            <w:right w:val="none" w:sz="0" w:space="0" w:color="auto"/>
          </w:divBdr>
        </w:div>
        <w:div w:id="1219321431">
          <w:marLeft w:val="640"/>
          <w:marRight w:val="0"/>
          <w:marTop w:val="0"/>
          <w:marBottom w:val="0"/>
          <w:divBdr>
            <w:top w:val="none" w:sz="0" w:space="0" w:color="auto"/>
            <w:left w:val="none" w:sz="0" w:space="0" w:color="auto"/>
            <w:bottom w:val="none" w:sz="0" w:space="0" w:color="auto"/>
            <w:right w:val="none" w:sz="0" w:space="0" w:color="auto"/>
          </w:divBdr>
        </w:div>
        <w:div w:id="1934507451">
          <w:marLeft w:val="640"/>
          <w:marRight w:val="0"/>
          <w:marTop w:val="0"/>
          <w:marBottom w:val="0"/>
          <w:divBdr>
            <w:top w:val="none" w:sz="0" w:space="0" w:color="auto"/>
            <w:left w:val="none" w:sz="0" w:space="0" w:color="auto"/>
            <w:bottom w:val="none" w:sz="0" w:space="0" w:color="auto"/>
            <w:right w:val="none" w:sz="0" w:space="0" w:color="auto"/>
          </w:divBdr>
        </w:div>
        <w:div w:id="1324548393">
          <w:marLeft w:val="640"/>
          <w:marRight w:val="0"/>
          <w:marTop w:val="0"/>
          <w:marBottom w:val="0"/>
          <w:divBdr>
            <w:top w:val="none" w:sz="0" w:space="0" w:color="auto"/>
            <w:left w:val="none" w:sz="0" w:space="0" w:color="auto"/>
            <w:bottom w:val="none" w:sz="0" w:space="0" w:color="auto"/>
            <w:right w:val="none" w:sz="0" w:space="0" w:color="auto"/>
          </w:divBdr>
        </w:div>
        <w:div w:id="1503356063">
          <w:marLeft w:val="640"/>
          <w:marRight w:val="0"/>
          <w:marTop w:val="0"/>
          <w:marBottom w:val="0"/>
          <w:divBdr>
            <w:top w:val="none" w:sz="0" w:space="0" w:color="auto"/>
            <w:left w:val="none" w:sz="0" w:space="0" w:color="auto"/>
            <w:bottom w:val="none" w:sz="0" w:space="0" w:color="auto"/>
            <w:right w:val="none" w:sz="0" w:space="0" w:color="auto"/>
          </w:divBdr>
        </w:div>
        <w:div w:id="1199783280">
          <w:marLeft w:val="640"/>
          <w:marRight w:val="0"/>
          <w:marTop w:val="0"/>
          <w:marBottom w:val="0"/>
          <w:divBdr>
            <w:top w:val="none" w:sz="0" w:space="0" w:color="auto"/>
            <w:left w:val="none" w:sz="0" w:space="0" w:color="auto"/>
            <w:bottom w:val="none" w:sz="0" w:space="0" w:color="auto"/>
            <w:right w:val="none" w:sz="0" w:space="0" w:color="auto"/>
          </w:divBdr>
        </w:div>
        <w:div w:id="1094203940">
          <w:marLeft w:val="640"/>
          <w:marRight w:val="0"/>
          <w:marTop w:val="0"/>
          <w:marBottom w:val="0"/>
          <w:divBdr>
            <w:top w:val="none" w:sz="0" w:space="0" w:color="auto"/>
            <w:left w:val="none" w:sz="0" w:space="0" w:color="auto"/>
            <w:bottom w:val="none" w:sz="0" w:space="0" w:color="auto"/>
            <w:right w:val="none" w:sz="0" w:space="0" w:color="auto"/>
          </w:divBdr>
        </w:div>
        <w:div w:id="346716174">
          <w:marLeft w:val="640"/>
          <w:marRight w:val="0"/>
          <w:marTop w:val="0"/>
          <w:marBottom w:val="0"/>
          <w:divBdr>
            <w:top w:val="none" w:sz="0" w:space="0" w:color="auto"/>
            <w:left w:val="none" w:sz="0" w:space="0" w:color="auto"/>
            <w:bottom w:val="none" w:sz="0" w:space="0" w:color="auto"/>
            <w:right w:val="none" w:sz="0" w:space="0" w:color="auto"/>
          </w:divBdr>
        </w:div>
        <w:div w:id="913322857">
          <w:marLeft w:val="640"/>
          <w:marRight w:val="0"/>
          <w:marTop w:val="0"/>
          <w:marBottom w:val="0"/>
          <w:divBdr>
            <w:top w:val="none" w:sz="0" w:space="0" w:color="auto"/>
            <w:left w:val="none" w:sz="0" w:space="0" w:color="auto"/>
            <w:bottom w:val="none" w:sz="0" w:space="0" w:color="auto"/>
            <w:right w:val="none" w:sz="0" w:space="0" w:color="auto"/>
          </w:divBdr>
        </w:div>
        <w:div w:id="1774471288">
          <w:marLeft w:val="640"/>
          <w:marRight w:val="0"/>
          <w:marTop w:val="0"/>
          <w:marBottom w:val="0"/>
          <w:divBdr>
            <w:top w:val="none" w:sz="0" w:space="0" w:color="auto"/>
            <w:left w:val="none" w:sz="0" w:space="0" w:color="auto"/>
            <w:bottom w:val="none" w:sz="0" w:space="0" w:color="auto"/>
            <w:right w:val="none" w:sz="0" w:space="0" w:color="auto"/>
          </w:divBdr>
        </w:div>
        <w:div w:id="1571691144">
          <w:marLeft w:val="640"/>
          <w:marRight w:val="0"/>
          <w:marTop w:val="0"/>
          <w:marBottom w:val="0"/>
          <w:divBdr>
            <w:top w:val="none" w:sz="0" w:space="0" w:color="auto"/>
            <w:left w:val="none" w:sz="0" w:space="0" w:color="auto"/>
            <w:bottom w:val="none" w:sz="0" w:space="0" w:color="auto"/>
            <w:right w:val="none" w:sz="0" w:space="0" w:color="auto"/>
          </w:divBdr>
        </w:div>
        <w:div w:id="391197291">
          <w:marLeft w:val="640"/>
          <w:marRight w:val="0"/>
          <w:marTop w:val="0"/>
          <w:marBottom w:val="0"/>
          <w:divBdr>
            <w:top w:val="none" w:sz="0" w:space="0" w:color="auto"/>
            <w:left w:val="none" w:sz="0" w:space="0" w:color="auto"/>
            <w:bottom w:val="none" w:sz="0" w:space="0" w:color="auto"/>
            <w:right w:val="none" w:sz="0" w:space="0" w:color="auto"/>
          </w:divBdr>
        </w:div>
        <w:div w:id="1278292684">
          <w:marLeft w:val="640"/>
          <w:marRight w:val="0"/>
          <w:marTop w:val="0"/>
          <w:marBottom w:val="0"/>
          <w:divBdr>
            <w:top w:val="none" w:sz="0" w:space="0" w:color="auto"/>
            <w:left w:val="none" w:sz="0" w:space="0" w:color="auto"/>
            <w:bottom w:val="none" w:sz="0" w:space="0" w:color="auto"/>
            <w:right w:val="none" w:sz="0" w:space="0" w:color="auto"/>
          </w:divBdr>
        </w:div>
        <w:div w:id="998508384">
          <w:marLeft w:val="640"/>
          <w:marRight w:val="0"/>
          <w:marTop w:val="0"/>
          <w:marBottom w:val="0"/>
          <w:divBdr>
            <w:top w:val="none" w:sz="0" w:space="0" w:color="auto"/>
            <w:left w:val="none" w:sz="0" w:space="0" w:color="auto"/>
            <w:bottom w:val="none" w:sz="0" w:space="0" w:color="auto"/>
            <w:right w:val="none" w:sz="0" w:space="0" w:color="auto"/>
          </w:divBdr>
        </w:div>
        <w:div w:id="990255793">
          <w:marLeft w:val="640"/>
          <w:marRight w:val="0"/>
          <w:marTop w:val="0"/>
          <w:marBottom w:val="0"/>
          <w:divBdr>
            <w:top w:val="none" w:sz="0" w:space="0" w:color="auto"/>
            <w:left w:val="none" w:sz="0" w:space="0" w:color="auto"/>
            <w:bottom w:val="none" w:sz="0" w:space="0" w:color="auto"/>
            <w:right w:val="none" w:sz="0" w:space="0" w:color="auto"/>
          </w:divBdr>
        </w:div>
        <w:div w:id="526256654">
          <w:marLeft w:val="640"/>
          <w:marRight w:val="0"/>
          <w:marTop w:val="0"/>
          <w:marBottom w:val="0"/>
          <w:divBdr>
            <w:top w:val="none" w:sz="0" w:space="0" w:color="auto"/>
            <w:left w:val="none" w:sz="0" w:space="0" w:color="auto"/>
            <w:bottom w:val="none" w:sz="0" w:space="0" w:color="auto"/>
            <w:right w:val="none" w:sz="0" w:space="0" w:color="auto"/>
          </w:divBdr>
        </w:div>
        <w:div w:id="843201963">
          <w:marLeft w:val="640"/>
          <w:marRight w:val="0"/>
          <w:marTop w:val="0"/>
          <w:marBottom w:val="0"/>
          <w:divBdr>
            <w:top w:val="none" w:sz="0" w:space="0" w:color="auto"/>
            <w:left w:val="none" w:sz="0" w:space="0" w:color="auto"/>
            <w:bottom w:val="none" w:sz="0" w:space="0" w:color="auto"/>
            <w:right w:val="none" w:sz="0" w:space="0" w:color="auto"/>
          </w:divBdr>
        </w:div>
        <w:div w:id="1783652014">
          <w:marLeft w:val="640"/>
          <w:marRight w:val="0"/>
          <w:marTop w:val="0"/>
          <w:marBottom w:val="0"/>
          <w:divBdr>
            <w:top w:val="none" w:sz="0" w:space="0" w:color="auto"/>
            <w:left w:val="none" w:sz="0" w:space="0" w:color="auto"/>
            <w:bottom w:val="none" w:sz="0" w:space="0" w:color="auto"/>
            <w:right w:val="none" w:sz="0" w:space="0" w:color="auto"/>
          </w:divBdr>
        </w:div>
        <w:div w:id="1079405937">
          <w:marLeft w:val="640"/>
          <w:marRight w:val="0"/>
          <w:marTop w:val="0"/>
          <w:marBottom w:val="0"/>
          <w:divBdr>
            <w:top w:val="none" w:sz="0" w:space="0" w:color="auto"/>
            <w:left w:val="none" w:sz="0" w:space="0" w:color="auto"/>
            <w:bottom w:val="none" w:sz="0" w:space="0" w:color="auto"/>
            <w:right w:val="none" w:sz="0" w:space="0" w:color="auto"/>
          </w:divBdr>
        </w:div>
        <w:div w:id="1968318676">
          <w:marLeft w:val="640"/>
          <w:marRight w:val="0"/>
          <w:marTop w:val="0"/>
          <w:marBottom w:val="0"/>
          <w:divBdr>
            <w:top w:val="none" w:sz="0" w:space="0" w:color="auto"/>
            <w:left w:val="none" w:sz="0" w:space="0" w:color="auto"/>
            <w:bottom w:val="none" w:sz="0" w:space="0" w:color="auto"/>
            <w:right w:val="none" w:sz="0" w:space="0" w:color="auto"/>
          </w:divBdr>
        </w:div>
        <w:div w:id="380640653">
          <w:marLeft w:val="640"/>
          <w:marRight w:val="0"/>
          <w:marTop w:val="0"/>
          <w:marBottom w:val="0"/>
          <w:divBdr>
            <w:top w:val="none" w:sz="0" w:space="0" w:color="auto"/>
            <w:left w:val="none" w:sz="0" w:space="0" w:color="auto"/>
            <w:bottom w:val="none" w:sz="0" w:space="0" w:color="auto"/>
            <w:right w:val="none" w:sz="0" w:space="0" w:color="auto"/>
          </w:divBdr>
        </w:div>
        <w:div w:id="595405184">
          <w:marLeft w:val="640"/>
          <w:marRight w:val="0"/>
          <w:marTop w:val="0"/>
          <w:marBottom w:val="0"/>
          <w:divBdr>
            <w:top w:val="none" w:sz="0" w:space="0" w:color="auto"/>
            <w:left w:val="none" w:sz="0" w:space="0" w:color="auto"/>
            <w:bottom w:val="none" w:sz="0" w:space="0" w:color="auto"/>
            <w:right w:val="none" w:sz="0" w:space="0" w:color="auto"/>
          </w:divBdr>
        </w:div>
        <w:div w:id="1508446989">
          <w:marLeft w:val="640"/>
          <w:marRight w:val="0"/>
          <w:marTop w:val="0"/>
          <w:marBottom w:val="0"/>
          <w:divBdr>
            <w:top w:val="none" w:sz="0" w:space="0" w:color="auto"/>
            <w:left w:val="none" w:sz="0" w:space="0" w:color="auto"/>
            <w:bottom w:val="none" w:sz="0" w:space="0" w:color="auto"/>
            <w:right w:val="none" w:sz="0" w:space="0" w:color="auto"/>
          </w:divBdr>
        </w:div>
        <w:div w:id="590285942">
          <w:marLeft w:val="640"/>
          <w:marRight w:val="0"/>
          <w:marTop w:val="0"/>
          <w:marBottom w:val="0"/>
          <w:divBdr>
            <w:top w:val="none" w:sz="0" w:space="0" w:color="auto"/>
            <w:left w:val="none" w:sz="0" w:space="0" w:color="auto"/>
            <w:bottom w:val="none" w:sz="0" w:space="0" w:color="auto"/>
            <w:right w:val="none" w:sz="0" w:space="0" w:color="auto"/>
          </w:divBdr>
        </w:div>
        <w:div w:id="2101440592">
          <w:marLeft w:val="640"/>
          <w:marRight w:val="0"/>
          <w:marTop w:val="0"/>
          <w:marBottom w:val="0"/>
          <w:divBdr>
            <w:top w:val="none" w:sz="0" w:space="0" w:color="auto"/>
            <w:left w:val="none" w:sz="0" w:space="0" w:color="auto"/>
            <w:bottom w:val="none" w:sz="0" w:space="0" w:color="auto"/>
            <w:right w:val="none" w:sz="0" w:space="0" w:color="auto"/>
          </w:divBdr>
        </w:div>
        <w:div w:id="779228456">
          <w:marLeft w:val="640"/>
          <w:marRight w:val="0"/>
          <w:marTop w:val="0"/>
          <w:marBottom w:val="0"/>
          <w:divBdr>
            <w:top w:val="none" w:sz="0" w:space="0" w:color="auto"/>
            <w:left w:val="none" w:sz="0" w:space="0" w:color="auto"/>
            <w:bottom w:val="none" w:sz="0" w:space="0" w:color="auto"/>
            <w:right w:val="none" w:sz="0" w:space="0" w:color="auto"/>
          </w:divBdr>
        </w:div>
        <w:div w:id="1832213434">
          <w:marLeft w:val="640"/>
          <w:marRight w:val="0"/>
          <w:marTop w:val="0"/>
          <w:marBottom w:val="0"/>
          <w:divBdr>
            <w:top w:val="none" w:sz="0" w:space="0" w:color="auto"/>
            <w:left w:val="none" w:sz="0" w:space="0" w:color="auto"/>
            <w:bottom w:val="none" w:sz="0" w:space="0" w:color="auto"/>
            <w:right w:val="none" w:sz="0" w:space="0" w:color="auto"/>
          </w:divBdr>
        </w:div>
      </w:divsChild>
    </w:div>
    <w:div w:id="1211302216">
      <w:bodyDiv w:val="1"/>
      <w:marLeft w:val="0"/>
      <w:marRight w:val="0"/>
      <w:marTop w:val="0"/>
      <w:marBottom w:val="0"/>
      <w:divBdr>
        <w:top w:val="none" w:sz="0" w:space="0" w:color="auto"/>
        <w:left w:val="none" w:sz="0" w:space="0" w:color="auto"/>
        <w:bottom w:val="none" w:sz="0" w:space="0" w:color="auto"/>
        <w:right w:val="none" w:sz="0" w:space="0" w:color="auto"/>
      </w:divBdr>
    </w:div>
    <w:div w:id="1216353008">
      <w:bodyDiv w:val="1"/>
      <w:marLeft w:val="0"/>
      <w:marRight w:val="0"/>
      <w:marTop w:val="0"/>
      <w:marBottom w:val="0"/>
      <w:divBdr>
        <w:top w:val="none" w:sz="0" w:space="0" w:color="auto"/>
        <w:left w:val="none" w:sz="0" w:space="0" w:color="auto"/>
        <w:bottom w:val="none" w:sz="0" w:space="0" w:color="auto"/>
        <w:right w:val="none" w:sz="0" w:space="0" w:color="auto"/>
      </w:divBdr>
    </w:div>
    <w:div w:id="1326400042">
      <w:bodyDiv w:val="1"/>
      <w:marLeft w:val="0"/>
      <w:marRight w:val="0"/>
      <w:marTop w:val="0"/>
      <w:marBottom w:val="0"/>
      <w:divBdr>
        <w:top w:val="none" w:sz="0" w:space="0" w:color="auto"/>
        <w:left w:val="none" w:sz="0" w:space="0" w:color="auto"/>
        <w:bottom w:val="none" w:sz="0" w:space="0" w:color="auto"/>
        <w:right w:val="none" w:sz="0" w:space="0" w:color="auto"/>
      </w:divBdr>
    </w:div>
    <w:div w:id="1336614975">
      <w:bodyDiv w:val="1"/>
      <w:marLeft w:val="0"/>
      <w:marRight w:val="0"/>
      <w:marTop w:val="0"/>
      <w:marBottom w:val="0"/>
      <w:divBdr>
        <w:top w:val="none" w:sz="0" w:space="0" w:color="auto"/>
        <w:left w:val="none" w:sz="0" w:space="0" w:color="auto"/>
        <w:bottom w:val="none" w:sz="0" w:space="0" w:color="auto"/>
        <w:right w:val="none" w:sz="0" w:space="0" w:color="auto"/>
      </w:divBdr>
    </w:div>
    <w:div w:id="1425414214">
      <w:bodyDiv w:val="1"/>
      <w:marLeft w:val="0"/>
      <w:marRight w:val="0"/>
      <w:marTop w:val="0"/>
      <w:marBottom w:val="0"/>
      <w:divBdr>
        <w:top w:val="none" w:sz="0" w:space="0" w:color="auto"/>
        <w:left w:val="none" w:sz="0" w:space="0" w:color="auto"/>
        <w:bottom w:val="none" w:sz="0" w:space="0" w:color="auto"/>
        <w:right w:val="none" w:sz="0" w:space="0" w:color="auto"/>
      </w:divBdr>
    </w:div>
    <w:div w:id="1449471156">
      <w:bodyDiv w:val="1"/>
      <w:marLeft w:val="0"/>
      <w:marRight w:val="0"/>
      <w:marTop w:val="0"/>
      <w:marBottom w:val="0"/>
      <w:divBdr>
        <w:top w:val="none" w:sz="0" w:space="0" w:color="auto"/>
        <w:left w:val="none" w:sz="0" w:space="0" w:color="auto"/>
        <w:bottom w:val="none" w:sz="0" w:space="0" w:color="auto"/>
        <w:right w:val="none" w:sz="0" w:space="0" w:color="auto"/>
      </w:divBdr>
    </w:div>
    <w:div w:id="1489979758">
      <w:bodyDiv w:val="1"/>
      <w:marLeft w:val="0"/>
      <w:marRight w:val="0"/>
      <w:marTop w:val="0"/>
      <w:marBottom w:val="0"/>
      <w:divBdr>
        <w:top w:val="none" w:sz="0" w:space="0" w:color="auto"/>
        <w:left w:val="none" w:sz="0" w:space="0" w:color="auto"/>
        <w:bottom w:val="none" w:sz="0" w:space="0" w:color="auto"/>
        <w:right w:val="none" w:sz="0" w:space="0" w:color="auto"/>
      </w:divBdr>
    </w:div>
    <w:div w:id="1502425394">
      <w:bodyDiv w:val="1"/>
      <w:marLeft w:val="0"/>
      <w:marRight w:val="0"/>
      <w:marTop w:val="0"/>
      <w:marBottom w:val="0"/>
      <w:divBdr>
        <w:top w:val="none" w:sz="0" w:space="0" w:color="auto"/>
        <w:left w:val="none" w:sz="0" w:space="0" w:color="auto"/>
        <w:bottom w:val="none" w:sz="0" w:space="0" w:color="auto"/>
        <w:right w:val="none" w:sz="0" w:space="0" w:color="auto"/>
      </w:divBdr>
    </w:div>
    <w:div w:id="1511486686">
      <w:bodyDiv w:val="1"/>
      <w:marLeft w:val="0"/>
      <w:marRight w:val="0"/>
      <w:marTop w:val="0"/>
      <w:marBottom w:val="0"/>
      <w:divBdr>
        <w:top w:val="none" w:sz="0" w:space="0" w:color="auto"/>
        <w:left w:val="none" w:sz="0" w:space="0" w:color="auto"/>
        <w:bottom w:val="none" w:sz="0" w:space="0" w:color="auto"/>
        <w:right w:val="none" w:sz="0" w:space="0" w:color="auto"/>
      </w:divBdr>
    </w:div>
    <w:div w:id="1525246570">
      <w:bodyDiv w:val="1"/>
      <w:marLeft w:val="0"/>
      <w:marRight w:val="0"/>
      <w:marTop w:val="0"/>
      <w:marBottom w:val="0"/>
      <w:divBdr>
        <w:top w:val="none" w:sz="0" w:space="0" w:color="auto"/>
        <w:left w:val="none" w:sz="0" w:space="0" w:color="auto"/>
        <w:bottom w:val="none" w:sz="0" w:space="0" w:color="auto"/>
        <w:right w:val="none" w:sz="0" w:space="0" w:color="auto"/>
      </w:divBdr>
    </w:div>
    <w:div w:id="1561593875">
      <w:bodyDiv w:val="1"/>
      <w:marLeft w:val="0"/>
      <w:marRight w:val="0"/>
      <w:marTop w:val="0"/>
      <w:marBottom w:val="0"/>
      <w:divBdr>
        <w:top w:val="none" w:sz="0" w:space="0" w:color="auto"/>
        <w:left w:val="none" w:sz="0" w:space="0" w:color="auto"/>
        <w:bottom w:val="none" w:sz="0" w:space="0" w:color="auto"/>
        <w:right w:val="none" w:sz="0" w:space="0" w:color="auto"/>
      </w:divBdr>
      <w:divsChild>
        <w:div w:id="514735395">
          <w:marLeft w:val="640"/>
          <w:marRight w:val="0"/>
          <w:marTop w:val="0"/>
          <w:marBottom w:val="0"/>
          <w:divBdr>
            <w:top w:val="none" w:sz="0" w:space="0" w:color="auto"/>
            <w:left w:val="none" w:sz="0" w:space="0" w:color="auto"/>
            <w:bottom w:val="none" w:sz="0" w:space="0" w:color="auto"/>
            <w:right w:val="none" w:sz="0" w:space="0" w:color="auto"/>
          </w:divBdr>
        </w:div>
        <w:div w:id="1402408462">
          <w:marLeft w:val="640"/>
          <w:marRight w:val="0"/>
          <w:marTop w:val="0"/>
          <w:marBottom w:val="0"/>
          <w:divBdr>
            <w:top w:val="none" w:sz="0" w:space="0" w:color="auto"/>
            <w:left w:val="none" w:sz="0" w:space="0" w:color="auto"/>
            <w:bottom w:val="none" w:sz="0" w:space="0" w:color="auto"/>
            <w:right w:val="none" w:sz="0" w:space="0" w:color="auto"/>
          </w:divBdr>
        </w:div>
        <w:div w:id="54622272">
          <w:marLeft w:val="640"/>
          <w:marRight w:val="0"/>
          <w:marTop w:val="0"/>
          <w:marBottom w:val="0"/>
          <w:divBdr>
            <w:top w:val="none" w:sz="0" w:space="0" w:color="auto"/>
            <w:left w:val="none" w:sz="0" w:space="0" w:color="auto"/>
            <w:bottom w:val="none" w:sz="0" w:space="0" w:color="auto"/>
            <w:right w:val="none" w:sz="0" w:space="0" w:color="auto"/>
          </w:divBdr>
        </w:div>
        <w:div w:id="2046248231">
          <w:marLeft w:val="640"/>
          <w:marRight w:val="0"/>
          <w:marTop w:val="0"/>
          <w:marBottom w:val="0"/>
          <w:divBdr>
            <w:top w:val="none" w:sz="0" w:space="0" w:color="auto"/>
            <w:left w:val="none" w:sz="0" w:space="0" w:color="auto"/>
            <w:bottom w:val="none" w:sz="0" w:space="0" w:color="auto"/>
            <w:right w:val="none" w:sz="0" w:space="0" w:color="auto"/>
          </w:divBdr>
        </w:div>
        <w:div w:id="1964922457">
          <w:marLeft w:val="640"/>
          <w:marRight w:val="0"/>
          <w:marTop w:val="0"/>
          <w:marBottom w:val="0"/>
          <w:divBdr>
            <w:top w:val="none" w:sz="0" w:space="0" w:color="auto"/>
            <w:left w:val="none" w:sz="0" w:space="0" w:color="auto"/>
            <w:bottom w:val="none" w:sz="0" w:space="0" w:color="auto"/>
            <w:right w:val="none" w:sz="0" w:space="0" w:color="auto"/>
          </w:divBdr>
        </w:div>
        <w:div w:id="1094059697">
          <w:marLeft w:val="640"/>
          <w:marRight w:val="0"/>
          <w:marTop w:val="0"/>
          <w:marBottom w:val="0"/>
          <w:divBdr>
            <w:top w:val="none" w:sz="0" w:space="0" w:color="auto"/>
            <w:left w:val="none" w:sz="0" w:space="0" w:color="auto"/>
            <w:bottom w:val="none" w:sz="0" w:space="0" w:color="auto"/>
            <w:right w:val="none" w:sz="0" w:space="0" w:color="auto"/>
          </w:divBdr>
        </w:div>
        <w:div w:id="318971745">
          <w:marLeft w:val="640"/>
          <w:marRight w:val="0"/>
          <w:marTop w:val="0"/>
          <w:marBottom w:val="0"/>
          <w:divBdr>
            <w:top w:val="none" w:sz="0" w:space="0" w:color="auto"/>
            <w:left w:val="none" w:sz="0" w:space="0" w:color="auto"/>
            <w:bottom w:val="none" w:sz="0" w:space="0" w:color="auto"/>
            <w:right w:val="none" w:sz="0" w:space="0" w:color="auto"/>
          </w:divBdr>
        </w:div>
        <w:div w:id="31807525">
          <w:marLeft w:val="640"/>
          <w:marRight w:val="0"/>
          <w:marTop w:val="0"/>
          <w:marBottom w:val="0"/>
          <w:divBdr>
            <w:top w:val="none" w:sz="0" w:space="0" w:color="auto"/>
            <w:left w:val="none" w:sz="0" w:space="0" w:color="auto"/>
            <w:bottom w:val="none" w:sz="0" w:space="0" w:color="auto"/>
            <w:right w:val="none" w:sz="0" w:space="0" w:color="auto"/>
          </w:divBdr>
        </w:div>
        <w:div w:id="180053971">
          <w:marLeft w:val="640"/>
          <w:marRight w:val="0"/>
          <w:marTop w:val="0"/>
          <w:marBottom w:val="0"/>
          <w:divBdr>
            <w:top w:val="none" w:sz="0" w:space="0" w:color="auto"/>
            <w:left w:val="none" w:sz="0" w:space="0" w:color="auto"/>
            <w:bottom w:val="none" w:sz="0" w:space="0" w:color="auto"/>
            <w:right w:val="none" w:sz="0" w:space="0" w:color="auto"/>
          </w:divBdr>
        </w:div>
        <w:div w:id="1927566712">
          <w:marLeft w:val="640"/>
          <w:marRight w:val="0"/>
          <w:marTop w:val="0"/>
          <w:marBottom w:val="0"/>
          <w:divBdr>
            <w:top w:val="none" w:sz="0" w:space="0" w:color="auto"/>
            <w:left w:val="none" w:sz="0" w:space="0" w:color="auto"/>
            <w:bottom w:val="none" w:sz="0" w:space="0" w:color="auto"/>
            <w:right w:val="none" w:sz="0" w:space="0" w:color="auto"/>
          </w:divBdr>
        </w:div>
        <w:div w:id="1211649576">
          <w:marLeft w:val="640"/>
          <w:marRight w:val="0"/>
          <w:marTop w:val="0"/>
          <w:marBottom w:val="0"/>
          <w:divBdr>
            <w:top w:val="none" w:sz="0" w:space="0" w:color="auto"/>
            <w:left w:val="none" w:sz="0" w:space="0" w:color="auto"/>
            <w:bottom w:val="none" w:sz="0" w:space="0" w:color="auto"/>
            <w:right w:val="none" w:sz="0" w:space="0" w:color="auto"/>
          </w:divBdr>
        </w:div>
        <w:div w:id="417101722">
          <w:marLeft w:val="640"/>
          <w:marRight w:val="0"/>
          <w:marTop w:val="0"/>
          <w:marBottom w:val="0"/>
          <w:divBdr>
            <w:top w:val="none" w:sz="0" w:space="0" w:color="auto"/>
            <w:left w:val="none" w:sz="0" w:space="0" w:color="auto"/>
            <w:bottom w:val="none" w:sz="0" w:space="0" w:color="auto"/>
            <w:right w:val="none" w:sz="0" w:space="0" w:color="auto"/>
          </w:divBdr>
        </w:div>
        <w:div w:id="392048633">
          <w:marLeft w:val="640"/>
          <w:marRight w:val="0"/>
          <w:marTop w:val="0"/>
          <w:marBottom w:val="0"/>
          <w:divBdr>
            <w:top w:val="none" w:sz="0" w:space="0" w:color="auto"/>
            <w:left w:val="none" w:sz="0" w:space="0" w:color="auto"/>
            <w:bottom w:val="none" w:sz="0" w:space="0" w:color="auto"/>
            <w:right w:val="none" w:sz="0" w:space="0" w:color="auto"/>
          </w:divBdr>
        </w:div>
        <w:div w:id="1473061715">
          <w:marLeft w:val="640"/>
          <w:marRight w:val="0"/>
          <w:marTop w:val="0"/>
          <w:marBottom w:val="0"/>
          <w:divBdr>
            <w:top w:val="none" w:sz="0" w:space="0" w:color="auto"/>
            <w:left w:val="none" w:sz="0" w:space="0" w:color="auto"/>
            <w:bottom w:val="none" w:sz="0" w:space="0" w:color="auto"/>
            <w:right w:val="none" w:sz="0" w:space="0" w:color="auto"/>
          </w:divBdr>
        </w:div>
        <w:div w:id="996347114">
          <w:marLeft w:val="640"/>
          <w:marRight w:val="0"/>
          <w:marTop w:val="0"/>
          <w:marBottom w:val="0"/>
          <w:divBdr>
            <w:top w:val="none" w:sz="0" w:space="0" w:color="auto"/>
            <w:left w:val="none" w:sz="0" w:space="0" w:color="auto"/>
            <w:bottom w:val="none" w:sz="0" w:space="0" w:color="auto"/>
            <w:right w:val="none" w:sz="0" w:space="0" w:color="auto"/>
          </w:divBdr>
        </w:div>
        <w:div w:id="48575699">
          <w:marLeft w:val="640"/>
          <w:marRight w:val="0"/>
          <w:marTop w:val="0"/>
          <w:marBottom w:val="0"/>
          <w:divBdr>
            <w:top w:val="none" w:sz="0" w:space="0" w:color="auto"/>
            <w:left w:val="none" w:sz="0" w:space="0" w:color="auto"/>
            <w:bottom w:val="none" w:sz="0" w:space="0" w:color="auto"/>
            <w:right w:val="none" w:sz="0" w:space="0" w:color="auto"/>
          </w:divBdr>
        </w:div>
        <w:div w:id="1778133431">
          <w:marLeft w:val="640"/>
          <w:marRight w:val="0"/>
          <w:marTop w:val="0"/>
          <w:marBottom w:val="0"/>
          <w:divBdr>
            <w:top w:val="none" w:sz="0" w:space="0" w:color="auto"/>
            <w:left w:val="none" w:sz="0" w:space="0" w:color="auto"/>
            <w:bottom w:val="none" w:sz="0" w:space="0" w:color="auto"/>
            <w:right w:val="none" w:sz="0" w:space="0" w:color="auto"/>
          </w:divBdr>
        </w:div>
        <w:div w:id="266274422">
          <w:marLeft w:val="640"/>
          <w:marRight w:val="0"/>
          <w:marTop w:val="0"/>
          <w:marBottom w:val="0"/>
          <w:divBdr>
            <w:top w:val="none" w:sz="0" w:space="0" w:color="auto"/>
            <w:left w:val="none" w:sz="0" w:space="0" w:color="auto"/>
            <w:bottom w:val="none" w:sz="0" w:space="0" w:color="auto"/>
            <w:right w:val="none" w:sz="0" w:space="0" w:color="auto"/>
          </w:divBdr>
        </w:div>
        <w:div w:id="442916691">
          <w:marLeft w:val="640"/>
          <w:marRight w:val="0"/>
          <w:marTop w:val="0"/>
          <w:marBottom w:val="0"/>
          <w:divBdr>
            <w:top w:val="none" w:sz="0" w:space="0" w:color="auto"/>
            <w:left w:val="none" w:sz="0" w:space="0" w:color="auto"/>
            <w:bottom w:val="none" w:sz="0" w:space="0" w:color="auto"/>
            <w:right w:val="none" w:sz="0" w:space="0" w:color="auto"/>
          </w:divBdr>
        </w:div>
        <w:div w:id="1535969666">
          <w:marLeft w:val="640"/>
          <w:marRight w:val="0"/>
          <w:marTop w:val="0"/>
          <w:marBottom w:val="0"/>
          <w:divBdr>
            <w:top w:val="none" w:sz="0" w:space="0" w:color="auto"/>
            <w:left w:val="none" w:sz="0" w:space="0" w:color="auto"/>
            <w:bottom w:val="none" w:sz="0" w:space="0" w:color="auto"/>
            <w:right w:val="none" w:sz="0" w:space="0" w:color="auto"/>
          </w:divBdr>
        </w:div>
        <w:div w:id="643045939">
          <w:marLeft w:val="640"/>
          <w:marRight w:val="0"/>
          <w:marTop w:val="0"/>
          <w:marBottom w:val="0"/>
          <w:divBdr>
            <w:top w:val="none" w:sz="0" w:space="0" w:color="auto"/>
            <w:left w:val="none" w:sz="0" w:space="0" w:color="auto"/>
            <w:bottom w:val="none" w:sz="0" w:space="0" w:color="auto"/>
            <w:right w:val="none" w:sz="0" w:space="0" w:color="auto"/>
          </w:divBdr>
        </w:div>
        <w:div w:id="1308708426">
          <w:marLeft w:val="640"/>
          <w:marRight w:val="0"/>
          <w:marTop w:val="0"/>
          <w:marBottom w:val="0"/>
          <w:divBdr>
            <w:top w:val="none" w:sz="0" w:space="0" w:color="auto"/>
            <w:left w:val="none" w:sz="0" w:space="0" w:color="auto"/>
            <w:bottom w:val="none" w:sz="0" w:space="0" w:color="auto"/>
            <w:right w:val="none" w:sz="0" w:space="0" w:color="auto"/>
          </w:divBdr>
        </w:div>
        <w:div w:id="2097096321">
          <w:marLeft w:val="640"/>
          <w:marRight w:val="0"/>
          <w:marTop w:val="0"/>
          <w:marBottom w:val="0"/>
          <w:divBdr>
            <w:top w:val="none" w:sz="0" w:space="0" w:color="auto"/>
            <w:left w:val="none" w:sz="0" w:space="0" w:color="auto"/>
            <w:bottom w:val="none" w:sz="0" w:space="0" w:color="auto"/>
            <w:right w:val="none" w:sz="0" w:space="0" w:color="auto"/>
          </w:divBdr>
        </w:div>
        <w:div w:id="1371876079">
          <w:marLeft w:val="640"/>
          <w:marRight w:val="0"/>
          <w:marTop w:val="0"/>
          <w:marBottom w:val="0"/>
          <w:divBdr>
            <w:top w:val="none" w:sz="0" w:space="0" w:color="auto"/>
            <w:left w:val="none" w:sz="0" w:space="0" w:color="auto"/>
            <w:bottom w:val="none" w:sz="0" w:space="0" w:color="auto"/>
            <w:right w:val="none" w:sz="0" w:space="0" w:color="auto"/>
          </w:divBdr>
        </w:div>
        <w:div w:id="397094808">
          <w:marLeft w:val="640"/>
          <w:marRight w:val="0"/>
          <w:marTop w:val="0"/>
          <w:marBottom w:val="0"/>
          <w:divBdr>
            <w:top w:val="none" w:sz="0" w:space="0" w:color="auto"/>
            <w:left w:val="none" w:sz="0" w:space="0" w:color="auto"/>
            <w:bottom w:val="none" w:sz="0" w:space="0" w:color="auto"/>
            <w:right w:val="none" w:sz="0" w:space="0" w:color="auto"/>
          </w:divBdr>
        </w:div>
        <w:div w:id="218907640">
          <w:marLeft w:val="640"/>
          <w:marRight w:val="0"/>
          <w:marTop w:val="0"/>
          <w:marBottom w:val="0"/>
          <w:divBdr>
            <w:top w:val="none" w:sz="0" w:space="0" w:color="auto"/>
            <w:left w:val="none" w:sz="0" w:space="0" w:color="auto"/>
            <w:bottom w:val="none" w:sz="0" w:space="0" w:color="auto"/>
            <w:right w:val="none" w:sz="0" w:space="0" w:color="auto"/>
          </w:divBdr>
        </w:div>
        <w:div w:id="1441947684">
          <w:marLeft w:val="640"/>
          <w:marRight w:val="0"/>
          <w:marTop w:val="0"/>
          <w:marBottom w:val="0"/>
          <w:divBdr>
            <w:top w:val="none" w:sz="0" w:space="0" w:color="auto"/>
            <w:left w:val="none" w:sz="0" w:space="0" w:color="auto"/>
            <w:bottom w:val="none" w:sz="0" w:space="0" w:color="auto"/>
            <w:right w:val="none" w:sz="0" w:space="0" w:color="auto"/>
          </w:divBdr>
        </w:div>
        <w:div w:id="1399786422">
          <w:marLeft w:val="640"/>
          <w:marRight w:val="0"/>
          <w:marTop w:val="0"/>
          <w:marBottom w:val="0"/>
          <w:divBdr>
            <w:top w:val="none" w:sz="0" w:space="0" w:color="auto"/>
            <w:left w:val="none" w:sz="0" w:space="0" w:color="auto"/>
            <w:bottom w:val="none" w:sz="0" w:space="0" w:color="auto"/>
            <w:right w:val="none" w:sz="0" w:space="0" w:color="auto"/>
          </w:divBdr>
        </w:div>
        <w:div w:id="1831097994">
          <w:marLeft w:val="640"/>
          <w:marRight w:val="0"/>
          <w:marTop w:val="0"/>
          <w:marBottom w:val="0"/>
          <w:divBdr>
            <w:top w:val="none" w:sz="0" w:space="0" w:color="auto"/>
            <w:left w:val="none" w:sz="0" w:space="0" w:color="auto"/>
            <w:bottom w:val="none" w:sz="0" w:space="0" w:color="auto"/>
            <w:right w:val="none" w:sz="0" w:space="0" w:color="auto"/>
          </w:divBdr>
        </w:div>
        <w:div w:id="1896233384">
          <w:marLeft w:val="640"/>
          <w:marRight w:val="0"/>
          <w:marTop w:val="0"/>
          <w:marBottom w:val="0"/>
          <w:divBdr>
            <w:top w:val="none" w:sz="0" w:space="0" w:color="auto"/>
            <w:left w:val="none" w:sz="0" w:space="0" w:color="auto"/>
            <w:bottom w:val="none" w:sz="0" w:space="0" w:color="auto"/>
            <w:right w:val="none" w:sz="0" w:space="0" w:color="auto"/>
          </w:divBdr>
        </w:div>
        <w:div w:id="1775783890">
          <w:marLeft w:val="640"/>
          <w:marRight w:val="0"/>
          <w:marTop w:val="0"/>
          <w:marBottom w:val="0"/>
          <w:divBdr>
            <w:top w:val="none" w:sz="0" w:space="0" w:color="auto"/>
            <w:left w:val="none" w:sz="0" w:space="0" w:color="auto"/>
            <w:bottom w:val="none" w:sz="0" w:space="0" w:color="auto"/>
            <w:right w:val="none" w:sz="0" w:space="0" w:color="auto"/>
          </w:divBdr>
        </w:div>
        <w:div w:id="1756659211">
          <w:marLeft w:val="640"/>
          <w:marRight w:val="0"/>
          <w:marTop w:val="0"/>
          <w:marBottom w:val="0"/>
          <w:divBdr>
            <w:top w:val="none" w:sz="0" w:space="0" w:color="auto"/>
            <w:left w:val="none" w:sz="0" w:space="0" w:color="auto"/>
            <w:bottom w:val="none" w:sz="0" w:space="0" w:color="auto"/>
            <w:right w:val="none" w:sz="0" w:space="0" w:color="auto"/>
          </w:divBdr>
        </w:div>
        <w:div w:id="725027210">
          <w:marLeft w:val="640"/>
          <w:marRight w:val="0"/>
          <w:marTop w:val="0"/>
          <w:marBottom w:val="0"/>
          <w:divBdr>
            <w:top w:val="none" w:sz="0" w:space="0" w:color="auto"/>
            <w:left w:val="none" w:sz="0" w:space="0" w:color="auto"/>
            <w:bottom w:val="none" w:sz="0" w:space="0" w:color="auto"/>
            <w:right w:val="none" w:sz="0" w:space="0" w:color="auto"/>
          </w:divBdr>
        </w:div>
        <w:div w:id="746342015">
          <w:marLeft w:val="640"/>
          <w:marRight w:val="0"/>
          <w:marTop w:val="0"/>
          <w:marBottom w:val="0"/>
          <w:divBdr>
            <w:top w:val="none" w:sz="0" w:space="0" w:color="auto"/>
            <w:left w:val="none" w:sz="0" w:space="0" w:color="auto"/>
            <w:bottom w:val="none" w:sz="0" w:space="0" w:color="auto"/>
            <w:right w:val="none" w:sz="0" w:space="0" w:color="auto"/>
          </w:divBdr>
        </w:div>
        <w:div w:id="992300036">
          <w:marLeft w:val="640"/>
          <w:marRight w:val="0"/>
          <w:marTop w:val="0"/>
          <w:marBottom w:val="0"/>
          <w:divBdr>
            <w:top w:val="none" w:sz="0" w:space="0" w:color="auto"/>
            <w:left w:val="none" w:sz="0" w:space="0" w:color="auto"/>
            <w:bottom w:val="none" w:sz="0" w:space="0" w:color="auto"/>
            <w:right w:val="none" w:sz="0" w:space="0" w:color="auto"/>
          </w:divBdr>
        </w:div>
        <w:div w:id="528492460">
          <w:marLeft w:val="640"/>
          <w:marRight w:val="0"/>
          <w:marTop w:val="0"/>
          <w:marBottom w:val="0"/>
          <w:divBdr>
            <w:top w:val="none" w:sz="0" w:space="0" w:color="auto"/>
            <w:left w:val="none" w:sz="0" w:space="0" w:color="auto"/>
            <w:bottom w:val="none" w:sz="0" w:space="0" w:color="auto"/>
            <w:right w:val="none" w:sz="0" w:space="0" w:color="auto"/>
          </w:divBdr>
        </w:div>
        <w:div w:id="2067944354">
          <w:marLeft w:val="640"/>
          <w:marRight w:val="0"/>
          <w:marTop w:val="0"/>
          <w:marBottom w:val="0"/>
          <w:divBdr>
            <w:top w:val="none" w:sz="0" w:space="0" w:color="auto"/>
            <w:left w:val="none" w:sz="0" w:space="0" w:color="auto"/>
            <w:bottom w:val="none" w:sz="0" w:space="0" w:color="auto"/>
            <w:right w:val="none" w:sz="0" w:space="0" w:color="auto"/>
          </w:divBdr>
        </w:div>
        <w:div w:id="728186543">
          <w:marLeft w:val="640"/>
          <w:marRight w:val="0"/>
          <w:marTop w:val="0"/>
          <w:marBottom w:val="0"/>
          <w:divBdr>
            <w:top w:val="none" w:sz="0" w:space="0" w:color="auto"/>
            <w:left w:val="none" w:sz="0" w:space="0" w:color="auto"/>
            <w:bottom w:val="none" w:sz="0" w:space="0" w:color="auto"/>
            <w:right w:val="none" w:sz="0" w:space="0" w:color="auto"/>
          </w:divBdr>
        </w:div>
        <w:div w:id="2112309356">
          <w:marLeft w:val="640"/>
          <w:marRight w:val="0"/>
          <w:marTop w:val="0"/>
          <w:marBottom w:val="0"/>
          <w:divBdr>
            <w:top w:val="none" w:sz="0" w:space="0" w:color="auto"/>
            <w:left w:val="none" w:sz="0" w:space="0" w:color="auto"/>
            <w:bottom w:val="none" w:sz="0" w:space="0" w:color="auto"/>
            <w:right w:val="none" w:sz="0" w:space="0" w:color="auto"/>
          </w:divBdr>
        </w:div>
        <w:div w:id="1942565443">
          <w:marLeft w:val="640"/>
          <w:marRight w:val="0"/>
          <w:marTop w:val="0"/>
          <w:marBottom w:val="0"/>
          <w:divBdr>
            <w:top w:val="none" w:sz="0" w:space="0" w:color="auto"/>
            <w:left w:val="none" w:sz="0" w:space="0" w:color="auto"/>
            <w:bottom w:val="none" w:sz="0" w:space="0" w:color="auto"/>
            <w:right w:val="none" w:sz="0" w:space="0" w:color="auto"/>
          </w:divBdr>
        </w:div>
      </w:divsChild>
    </w:div>
    <w:div w:id="1568802244">
      <w:bodyDiv w:val="1"/>
      <w:marLeft w:val="0"/>
      <w:marRight w:val="0"/>
      <w:marTop w:val="0"/>
      <w:marBottom w:val="0"/>
      <w:divBdr>
        <w:top w:val="none" w:sz="0" w:space="0" w:color="auto"/>
        <w:left w:val="none" w:sz="0" w:space="0" w:color="auto"/>
        <w:bottom w:val="none" w:sz="0" w:space="0" w:color="auto"/>
        <w:right w:val="none" w:sz="0" w:space="0" w:color="auto"/>
      </w:divBdr>
    </w:div>
    <w:div w:id="1638410949">
      <w:bodyDiv w:val="1"/>
      <w:marLeft w:val="0"/>
      <w:marRight w:val="0"/>
      <w:marTop w:val="0"/>
      <w:marBottom w:val="0"/>
      <w:divBdr>
        <w:top w:val="none" w:sz="0" w:space="0" w:color="auto"/>
        <w:left w:val="none" w:sz="0" w:space="0" w:color="auto"/>
        <w:bottom w:val="none" w:sz="0" w:space="0" w:color="auto"/>
        <w:right w:val="none" w:sz="0" w:space="0" w:color="auto"/>
      </w:divBdr>
    </w:div>
    <w:div w:id="1644459486">
      <w:bodyDiv w:val="1"/>
      <w:marLeft w:val="0"/>
      <w:marRight w:val="0"/>
      <w:marTop w:val="0"/>
      <w:marBottom w:val="0"/>
      <w:divBdr>
        <w:top w:val="none" w:sz="0" w:space="0" w:color="auto"/>
        <w:left w:val="none" w:sz="0" w:space="0" w:color="auto"/>
        <w:bottom w:val="none" w:sz="0" w:space="0" w:color="auto"/>
        <w:right w:val="none" w:sz="0" w:space="0" w:color="auto"/>
      </w:divBdr>
    </w:div>
    <w:div w:id="1653825725">
      <w:bodyDiv w:val="1"/>
      <w:marLeft w:val="0"/>
      <w:marRight w:val="0"/>
      <w:marTop w:val="0"/>
      <w:marBottom w:val="0"/>
      <w:divBdr>
        <w:top w:val="none" w:sz="0" w:space="0" w:color="auto"/>
        <w:left w:val="none" w:sz="0" w:space="0" w:color="auto"/>
        <w:bottom w:val="none" w:sz="0" w:space="0" w:color="auto"/>
        <w:right w:val="none" w:sz="0" w:space="0" w:color="auto"/>
      </w:divBdr>
      <w:divsChild>
        <w:div w:id="1084306043">
          <w:marLeft w:val="640"/>
          <w:marRight w:val="0"/>
          <w:marTop w:val="0"/>
          <w:marBottom w:val="0"/>
          <w:divBdr>
            <w:top w:val="none" w:sz="0" w:space="0" w:color="auto"/>
            <w:left w:val="none" w:sz="0" w:space="0" w:color="auto"/>
            <w:bottom w:val="none" w:sz="0" w:space="0" w:color="auto"/>
            <w:right w:val="none" w:sz="0" w:space="0" w:color="auto"/>
          </w:divBdr>
        </w:div>
        <w:div w:id="703600153">
          <w:marLeft w:val="640"/>
          <w:marRight w:val="0"/>
          <w:marTop w:val="0"/>
          <w:marBottom w:val="0"/>
          <w:divBdr>
            <w:top w:val="none" w:sz="0" w:space="0" w:color="auto"/>
            <w:left w:val="none" w:sz="0" w:space="0" w:color="auto"/>
            <w:bottom w:val="none" w:sz="0" w:space="0" w:color="auto"/>
            <w:right w:val="none" w:sz="0" w:space="0" w:color="auto"/>
          </w:divBdr>
        </w:div>
        <w:div w:id="1491941207">
          <w:marLeft w:val="640"/>
          <w:marRight w:val="0"/>
          <w:marTop w:val="0"/>
          <w:marBottom w:val="0"/>
          <w:divBdr>
            <w:top w:val="none" w:sz="0" w:space="0" w:color="auto"/>
            <w:left w:val="none" w:sz="0" w:space="0" w:color="auto"/>
            <w:bottom w:val="none" w:sz="0" w:space="0" w:color="auto"/>
            <w:right w:val="none" w:sz="0" w:space="0" w:color="auto"/>
          </w:divBdr>
        </w:div>
        <w:div w:id="233440768">
          <w:marLeft w:val="640"/>
          <w:marRight w:val="0"/>
          <w:marTop w:val="0"/>
          <w:marBottom w:val="0"/>
          <w:divBdr>
            <w:top w:val="none" w:sz="0" w:space="0" w:color="auto"/>
            <w:left w:val="none" w:sz="0" w:space="0" w:color="auto"/>
            <w:bottom w:val="none" w:sz="0" w:space="0" w:color="auto"/>
            <w:right w:val="none" w:sz="0" w:space="0" w:color="auto"/>
          </w:divBdr>
        </w:div>
        <w:div w:id="647366848">
          <w:marLeft w:val="640"/>
          <w:marRight w:val="0"/>
          <w:marTop w:val="0"/>
          <w:marBottom w:val="0"/>
          <w:divBdr>
            <w:top w:val="none" w:sz="0" w:space="0" w:color="auto"/>
            <w:left w:val="none" w:sz="0" w:space="0" w:color="auto"/>
            <w:bottom w:val="none" w:sz="0" w:space="0" w:color="auto"/>
            <w:right w:val="none" w:sz="0" w:space="0" w:color="auto"/>
          </w:divBdr>
        </w:div>
        <w:div w:id="993295124">
          <w:marLeft w:val="640"/>
          <w:marRight w:val="0"/>
          <w:marTop w:val="0"/>
          <w:marBottom w:val="0"/>
          <w:divBdr>
            <w:top w:val="none" w:sz="0" w:space="0" w:color="auto"/>
            <w:left w:val="none" w:sz="0" w:space="0" w:color="auto"/>
            <w:bottom w:val="none" w:sz="0" w:space="0" w:color="auto"/>
            <w:right w:val="none" w:sz="0" w:space="0" w:color="auto"/>
          </w:divBdr>
        </w:div>
        <w:div w:id="1285847169">
          <w:marLeft w:val="640"/>
          <w:marRight w:val="0"/>
          <w:marTop w:val="0"/>
          <w:marBottom w:val="0"/>
          <w:divBdr>
            <w:top w:val="none" w:sz="0" w:space="0" w:color="auto"/>
            <w:left w:val="none" w:sz="0" w:space="0" w:color="auto"/>
            <w:bottom w:val="none" w:sz="0" w:space="0" w:color="auto"/>
            <w:right w:val="none" w:sz="0" w:space="0" w:color="auto"/>
          </w:divBdr>
        </w:div>
        <w:div w:id="439840637">
          <w:marLeft w:val="640"/>
          <w:marRight w:val="0"/>
          <w:marTop w:val="0"/>
          <w:marBottom w:val="0"/>
          <w:divBdr>
            <w:top w:val="none" w:sz="0" w:space="0" w:color="auto"/>
            <w:left w:val="none" w:sz="0" w:space="0" w:color="auto"/>
            <w:bottom w:val="none" w:sz="0" w:space="0" w:color="auto"/>
            <w:right w:val="none" w:sz="0" w:space="0" w:color="auto"/>
          </w:divBdr>
        </w:div>
        <w:div w:id="1055662739">
          <w:marLeft w:val="640"/>
          <w:marRight w:val="0"/>
          <w:marTop w:val="0"/>
          <w:marBottom w:val="0"/>
          <w:divBdr>
            <w:top w:val="none" w:sz="0" w:space="0" w:color="auto"/>
            <w:left w:val="none" w:sz="0" w:space="0" w:color="auto"/>
            <w:bottom w:val="none" w:sz="0" w:space="0" w:color="auto"/>
            <w:right w:val="none" w:sz="0" w:space="0" w:color="auto"/>
          </w:divBdr>
        </w:div>
        <w:div w:id="2094353662">
          <w:marLeft w:val="640"/>
          <w:marRight w:val="0"/>
          <w:marTop w:val="0"/>
          <w:marBottom w:val="0"/>
          <w:divBdr>
            <w:top w:val="none" w:sz="0" w:space="0" w:color="auto"/>
            <w:left w:val="none" w:sz="0" w:space="0" w:color="auto"/>
            <w:bottom w:val="none" w:sz="0" w:space="0" w:color="auto"/>
            <w:right w:val="none" w:sz="0" w:space="0" w:color="auto"/>
          </w:divBdr>
        </w:div>
        <w:div w:id="991643490">
          <w:marLeft w:val="640"/>
          <w:marRight w:val="0"/>
          <w:marTop w:val="0"/>
          <w:marBottom w:val="0"/>
          <w:divBdr>
            <w:top w:val="none" w:sz="0" w:space="0" w:color="auto"/>
            <w:left w:val="none" w:sz="0" w:space="0" w:color="auto"/>
            <w:bottom w:val="none" w:sz="0" w:space="0" w:color="auto"/>
            <w:right w:val="none" w:sz="0" w:space="0" w:color="auto"/>
          </w:divBdr>
        </w:div>
        <w:div w:id="394205806">
          <w:marLeft w:val="640"/>
          <w:marRight w:val="0"/>
          <w:marTop w:val="0"/>
          <w:marBottom w:val="0"/>
          <w:divBdr>
            <w:top w:val="none" w:sz="0" w:space="0" w:color="auto"/>
            <w:left w:val="none" w:sz="0" w:space="0" w:color="auto"/>
            <w:bottom w:val="none" w:sz="0" w:space="0" w:color="auto"/>
            <w:right w:val="none" w:sz="0" w:space="0" w:color="auto"/>
          </w:divBdr>
        </w:div>
        <w:div w:id="262150946">
          <w:marLeft w:val="640"/>
          <w:marRight w:val="0"/>
          <w:marTop w:val="0"/>
          <w:marBottom w:val="0"/>
          <w:divBdr>
            <w:top w:val="none" w:sz="0" w:space="0" w:color="auto"/>
            <w:left w:val="none" w:sz="0" w:space="0" w:color="auto"/>
            <w:bottom w:val="none" w:sz="0" w:space="0" w:color="auto"/>
            <w:right w:val="none" w:sz="0" w:space="0" w:color="auto"/>
          </w:divBdr>
        </w:div>
        <w:div w:id="2123302122">
          <w:marLeft w:val="640"/>
          <w:marRight w:val="0"/>
          <w:marTop w:val="0"/>
          <w:marBottom w:val="0"/>
          <w:divBdr>
            <w:top w:val="none" w:sz="0" w:space="0" w:color="auto"/>
            <w:left w:val="none" w:sz="0" w:space="0" w:color="auto"/>
            <w:bottom w:val="none" w:sz="0" w:space="0" w:color="auto"/>
            <w:right w:val="none" w:sz="0" w:space="0" w:color="auto"/>
          </w:divBdr>
        </w:div>
        <w:div w:id="258952966">
          <w:marLeft w:val="640"/>
          <w:marRight w:val="0"/>
          <w:marTop w:val="0"/>
          <w:marBottom w:val="0"/>
          <w:divBdr>
            <w:top w:val="none" w:sz="0" w:space="0" w:color="auto"/>
            <w:left w:val="none" w:sz="0" w:space="0" w:color="auto"/>
            <w:bottom w:val="none" w:sz="0" w:space="0" w:color="auto"/>
            <w:right w:val="none" w:sz="0" w:space="0" w:color="auto"/>
          </w:divBdr>
        </w:div>
        <w:div w:id="1243098264">
          <w:marLeft w:val="640"/>
          <w:marRight w:val="0"/>
          <w:marTop w:val="0"/>
          <w:marBottom w:val="0"/>
          <w:divBdr>
            <w:top w:val="none" w:sz="0" w:space="0" w:color="auto"/>
            <w:left w:val="none" w:sz="0" w:space="0" w:color="auto"/>
            <w:bottom w:val="none" w:sz="0" w:space="0" w:color="auto"/>
            <w:right w:val="none" w:sz="0" w:space="0" w:color="auto"/>
          </w:divBdr>
        </w:div>
        <w:div w:id="1221289710">
          <w:marLeft w:val="640"/>
          <w:marRight w:val="0"/>
          <w:marTop w:val="0"/>
          <w:marBottom w:val="0"/>
          <w:divBdr>
            <w:top w:val="none" w:sz="0" w:space="0" w:color="auto"/>
            <w:left w:val="none" w:sz="0" w:space="0" w:color="auto"/>
            <w:bottom w:val="none" w:sz="0" w:space="0" w:color="auto"/>
            <w:right w:val="none" w:sz="0" w:space="0" w:color="auto"/>
          </w:divBdr>
        </w:div>
        <w:div w:id="1793328776">
          <w:marLeft w:val="640"/>
          <w:marRight w:val="0"/>
          <w:marTop w:val="0"/>
          <w:marBottom w:val="0"/>
          <w:divBdr>
            <w:top w:val="none" w:sz="0" w:space="0" w:color="auto"/>
            <w:left w:val="none" w:sz="0" w:space="0" w:color="auto"/>
            <w:bottom w:val="none" w:sz="0" w:space="0" w:color="auto"/>
            <w:right w:val="none" w:sz="0" w:space="0" w:color="auto"/>
          </w:divBdr>
        </w:div>
        <w:div w:id="366179502">
          <w:marLeft w:val="640"/>
          <w:marRight w:val="0"/>
          <w:marTop w:val="0"/>
          <w:marBottom w:val="0"/>
          <w:divBdr>
            <w:top w:val="none" w:sz="0" w:space="0" w:color="auto"/>
            <w:left w:val="none" w:sz="0" w:space="0" w:color="auto"/>
            <w:bottom w:val="none" w:sz="0" w:space="0" w:color="auto"/>
            <w:right w:val="none" w:sz="0" w:space="0" w:color="auto"/>
          </w:divBdr>
        </w:div>
        <w:div w:id="1799227268">
          <w:marLeft w:val="640"/>
          <w:marRight w:val="0"/>
          <w:marTop w:val="0"/>
          <w:marBottom w:val="0"/>
          <w:divBdr>
            <w:top w:val="none" w:sz="0" w:space="0" w:color="auto"/>
            <w:left w:val="none" w:sz="0" w:space="0" w:color="auto"/>
            <w:bottom w:val="none" w:sz="0" w:space="0" w:color="auto"/>
            <w:right w:val="none" w:sz="0" w:space="0" w:color="auto"/>
          </w:divBdr>
        </w:div>
        <w:div w:id="1273636141">
          <w:marLeft w:val="640"/>
          <w:marRight w:val="0"/>
          <w:marTop w:val="0"/>
          <w:marBottom w:val="0"/>
          <w:divBdr>
            <w:top w:val="none" w:sz="0" w:space="0" w:color="auto"/>
            <w:left w:val="none" w:sz="0" w:space="0" w:color="auto"/>
            <w:bottom w:val="none" w:sz="0" w:space="0" w:color="auto"/>
            <w:right w:val="none" w:sz="0" w:space="0" w:color="auto"/>
          </w:divBdr>
        </w:div>
        <w:div w:id="1254124933">
          <w:marLeft w:val="640"/>
          <w:marRight w:val="0"/>
          <w:marTop w:val="0"/>
          <w:marBottom w:val="0"/>
          <w:divBdr>
            <w:top w:val="none" w:sz="0" w:space="0" w:color="auto"/>
            <w:left w:val="none" w:sz="0" w:space="0" w:color="auto"/>
            <w:bottom w:val="none" w:sz="0" w:space="0" w:color="auto"/>
            <w:right w:val="none" w:sz="0" w:space="0" w:color="auto"/>
          </w:divBdr>
        </w:div>
        <w:div w:id="802624039">
          <w:marLeft w:val="640"/>
          <w:marRight w:val="0"/>
          <w:marTop w:val="0"/>
          <w:marBottom w:val="0"/>
          <w:divBdr>
            <w:top w:val="none" w:sz="0" w:space="0" w:color="auto"/>
            <w:left w:val="none" w:sz="0" w:space="0" w:color="auto"/>
            <w:bottom w:val="none" w:sz="0" w:space="0" w:color="auto"/>
            <w:right w:val="none" w:sz="0" w:space="0" w:color="auto"/>
          </w:divBdr>
        </w:div>
        <w:div w:id="1731340637">
          <w:marLeft w:val="640"/>
          <w:marRight w:val="0"/>
          <w:marTop w:val="0"/>
          <w:marBottom w:val="0"/>
          <w:divBdr>
            <w:top w:val="none" w:sz="0" w:space="0" w:color="auto"/>
            <w:left w:val="none" w:sz="0" w:space="0" w:color="auto"/>
            <w:bottom w:val="none" w:sz="0" w:space="0" w:color="auto"/>
            <w:right w:val="none" w:sz="0" w:space="0" w:color="auto"/>
          </w:divBdr>
        </w:div>
        <w:div w:id="1862162529">
          <w:marLeft w:val="640"/>
          <w:marRight w:val="0"/>
          <w:marTop w:val="0"/>
          <w:marBottom w:val="0"/>
          <w:divBdr>
            <w:top w:val="none" w:sz="0" w:space="0" w:color="auto"/>
            <w:left w:val="none" w:sz="0" w:space="0" w:color="auto"/>
            <w:bottom w:val="none" w:sz="0" w:space="0" w:color="auto"/>
            <w:right w:val="none" w:sz="0" w:space="0" w:color="auto"/>
          </w:divBdr>
        </w:div>
        <w:div w:id="845174177">
          <w:marLeft w:val="640"/>
          <w:marRight w:val="0"/>
          <w:marTop w:val="0"/>
          <w:marBottom w:val="0"/>
          <w:divBdr>
            <w:top w:val="none" w:sz="0" w:space="0" w:color="auto"/>
            <w:left w:val="none" w:sz="0" w:space="0" w:color="auto"/>
            <w:bottom w:val="none" w:sz="0" w:space="0" w:color="auto"/>
            <w:right w:val="none" w:sz="0" w:space="0" w:color="auto"/>
          </w:divBdr>
        </w:div>
        <w:div w:id="497572940">
          <w:marLeft w:val="640"/>
          <w:marRight w:val="0"/>
          <w:marTop w:val="0"/>
          <w:marBottom w:val="0"/>
          <w:divBdr>
            <w:top w:val="none" w:sz="0" w:space="0" w:color="auto"/>
            <w:left w:val="none" w:sz="0" w:space="0" w:color="auto"/>
            <w:bottom w:val="none" w:sz="0" w:space="0" w:color="auto"/>
            <w:right w:val="none" w:sz="0" w:space="0" w:color="auto"/>
          </w:divBdr>
        </w:div>
        <w:div w:id="2094231408">
          <w:marLeft w:val="640"/>
          <w:marRight w:val="0"/>
          <w:marTop w:val="0"/>
          <w:marBottom w:val="0"/>
          <w:divBdr>
            <w:top w:val="none" w:sz="0" w:space="0" w:color="auto"/>
            <w:left w:val="none" w:sz="0" w:space="0" w:color="auto"/>
            <w:bottom w:val="none" w:sz="0" w:space="0" w:color="auto"/>
            <w:right w:val="none" w:sz="0" w:space="0" w:color="auto"/>
          </w:divBdr>
        </w:div>
        <w:div w:id="1308901493">
          <w:marLeft w:val="640"/>
          <w:marRight w:val="0"/>
          <w:marTop w:val="0"/>
          <w:marBottom w:val="0"/>
          <w:divBdr>
            <w:top w:val="none" w:sz="0" w:space="0" w:color="auto"/>
            <w:left w:val="none" w:sz="0" w:space="0" w:color="auto"/>
            <w:bottom w:val="none" w:sz="0" w:space="0" w:color="auto"/>
            <w:right w:val="none" w:sz="0" w:space="0" w:color="auto"/>
          </w:divBdr>
        </w:div>
        <w:div w:id="1978874278">
          <w:marLeft w:val="640"/>
          <w:marRight w:val="0"/>
          <w:marTop w:val="0"/>
          <w:marBottom w:val="0"/>
          <w:divBdr>
            <w:top w:val="none" w:sz="0" w:space="0" w:color="auto"/>
            <w:left w:val="none" w:sz="0" w:space="0" w:color="auto"/>
            <w:bottom w:val="none" w:sz="0" w:space="0" w:color="auto"/>
            <w:right w:val="none" w:sz="0" w:space="0" w:color="auto"/>
          </w:divBdr>
        </w:div>
        <w:div w:id="950862074">
          <w:marLeft w:val="640"/>
          <w:marRight w:val="0"/>
          <w:marTop w:val="0"/>
          <w:marBottom w:val="0"/>
          <w:divBdr>
            <w:top w:val="none" w:sz="0" w:space="0" w:color="auto"/>
            <w:left w:val="none" w:sz="0" w:space="0" w:color="auto"/>
            <w:bottom w:val="none" w:sz="0" w:space="0" w:color="auto"/>
            <w:right w:val="none" w:sz="0" w:space="0" w:color="auto"/>
          </w:divBdr>
        </w:div>
        <w:div w:id="302779966">
          <w:marLeft w:val="640"/>
          <w:marRight w:val="0"/>
          <w:marTop w:val="0"/>
          <w:marBottom w:val="0"/>
          <w:divBdr>
            <w:top w:val="none" w:sz="0" w:space="0" w:color="auto"/>
            <w:left w:val="none" w:sz="0" w:space="0" w:color="auto"/>
            <w:bottom w:val="none" w:sz="0" w:space="0" w:color="auto"/>
            <w:right w:val="none" w:sz="0" w:space="0" w:color="auto"/>
          </w:divBdr>
        </w:div>
        <w:div w:id="1845317809">
          <w:marLeft w:val="640"/>
          <w:marRight w:val="0"/>
          <w:marTop w:val="0"/>
          <w:marBottom w:val="0"/>
          <w:divBdr>
            <w:top w:val="none" w:sz="0" w:space="0" w:color="auto"/>
            <w:left w:val="none" w:sz="0" w:space="0" w:color="auto"/>
            <w:bottom w:val="none" w:sz="0" w:space="0" w:color="auto"/>
            <w:right w:val="none" w:sz="0" w:space="0" w:color="auto"/>
          </w:divBdr>
        </w:div>
        <w:div w:id="1088382645">
          <w:marLeft w:val="640"/>
          <w:marRight w:val="0"/>
          <w:marTop w:val="0"/>
          <w:marBottom w:val="0"/>
          <w:divBdr>
            <w:top w:val="none" w:sz="0" w:space="0" w:color="auto"/>
            <w:left w:val="none" w:sz="0" w:space="0" w:color="auto"/>
            <w:bottom w:val="none" w:sz="0" w:space="0" w:color="auto"/>
            <w:right w:val="none" w:sz="0" w:space="0" w:color="auto"/>
          </w:divBdr>
        </w:div>
        <w:div w:id="1552688796">
          <w:marLeft w:val="640"/>
          <w:marRight w:val="0"/>
          <w:marTop w:val="0"/>
          <w:marBottom w:val="0"/>
          <w:divBdr>
            <w:top w:val="none" w:sz="0" w:space="0" w:color="auto"/>
            <w:left w:val="none" w:sz="0" w:space="0" w:color="auto"/>
            <w:bottom w:val="none" w:sz="0" w:space="0" w:color="auto"/>
            <w:right w:val="none" w:sz="0" w:space="0" w:color="auto"/>
          </w:divBdr>
        </w:div>
        <w:div w:id="1417902897">
          <w:marLeft w:val="640"/>
          <w:marRight w:val="0"/>
          <w:marTop w:val="0"/>
          <w:marBottom w:val="0"/>
          <w:divBdr>
            <w:top w:val="none" w:sz="0" w:space="0" w:color="auto"/>
            <w:left w:val="none" w:sz="0" w:space="0" w:color="auto"/>
            <w:bottom w:val="none" w:sz="0" w:space="0" w:color="auto"/>
            <w:right w:val="none" w:sz="0" w:space="0" w:color="auto"/>
          </w:divBdr>
        </w:div>
        <w:div w:id="586959747">
          <w:marLeft w:val="640"/>
          <w:marRight w:val="0"/>
          <w:marTop w:val="0"/>
          <w:marBottom w:val="0"/>
          <w:divBdr>
            <w:top w:val="none" w:sz="0" w:space="0" w:color="auto"/>
            <w:left w:val="none" w:sz="0" w:space="0" w:color="auto"/>
            <w:bottom w:val="none" w:sz="0" w:space="0" w:color="auto"/>
            <w:right w:val="none" w:sz="0" w:space="0" w:color="auto"/>
          </w:divBdr>
        </w:div>
        <w:div w:id="70737559">
          <w:marLeft w:val="640"/>
          <w:marRight w:val="0"/>
          <w:marTop w:val="0"/>
          <w:marBottom w:val="0"/>
          <w:divBdr>
            <w:top w:val="none" w:sz="0" w:space="0" w:color="auto"/>
            <w:left w:val="none" w:sz="0" w:space="0" w:color="auto"/>
            <w:bottom w:val="none" w:sz="0" w:space="0" w:color="auto"/>
            <w:right w:val="none" w:sz="0" w:space="0" w:color="auto"/>
          </w:divBdr>
        </w:div>
        <w:div w:id="1892308781">
          <w:marLeft w:val="640"/>
          <w:marRight w:val="0"/>
          <w:marTop w:val="0"/>
          <w:marBottom w:val="0"/>
          <w:divBdr>
            <w:top w:val="none" w:sz="0" w:space="0" w:color="auto"/>
            <w:left w:val="none" w:sz="0" w:space="0" w:color="auto"/>
            <w:bottom w:val="none" w:sz="0" w:space="0" w:color="auto"/>
            <w:right w:val="none" w:sz="0" w:space="0" w:color="auto"/>
          </w:divBdr>
        </w:div>
        <w:div w:id="2121991382">
          <w:marLeft w:val="640"/>
          <w:marRight w:val="0"/>
          <w:marTop w:val="0"/>
          <w:marBottom w:val="0"/>
          <w:divBdr>
            <w:top w:val="none" w:sz="0" w:space="0" w:color="auto"/>
            <w:left w:val="none" w:sz="0" w:space="0" w:color="auto"/>
            <w:bottom w:val="none" w:sz="0" w:space="0" w:color="auto"/>
            <w:right w:val="none" w:sz="0" w:space="0" w:color="auto"/>
          </w:divBdr>
        </w:div>
        <w:div w:id="505020557">
          <w:marLeft w:val="640"/>
          <w:marRight w:val="0"/>
          <w:marTop w:val="0"/>
          <w:marBottom w:val="0"/>
          <w:divBdr>
            <w:top w:val="none" w:sz="0" w:space="0" w:color="auto"/>
            <w:left w:val="none" w:sz="0" w:space="0" w:color="auto"/>
            <w:bottom w:val="none" w:sz="0" w:space="0" w:color="auto"/>
            <w:right w:val="none" w:sz="0" w:space="0" w:color="auto"/>
          </w:divBdr>
        </w:div>
        <w:div w:id="786890818">
          <w:marLeft w:val="640"/>
          <w:marRight w:val="0"/>
          <w:marTop w:val="0"/>
          <w:marBottom w:val="0"/>
          <w:divBdr>
            <w:top w:val="none" w:sz="0" w:space="0" w:color="auto"/>
            <w:left w:val="none" w:sz="0" w:space="0" w:color="auto"/>
            <w:bottom w:val="none" w:sz="0" w:space="0" w:color="auto"/>
            <w:right w:val="none" w:sz="0" w:space="0" w:color="auto"/>
          </w:divBdr>
        </w:div>
        <w:div w:id="1916817453">
          <w:marLeft w:val="640"/>
          <w:marRight w:val="0"/>
          <w:marTop w:val="0"/>
          <w:marBottom w:val="0"/>
          <w:divBdr>
            <w:top w:val="none" w:sz="0" w:space="0" w:color="auto"/>
            <w:left w:val="none" w:sz="0" w:space="0" w:color="auto"/>
            <w:bottom w:val="none" w:sz="0" w:space="0" w:color="auto"/>
            <w:right w:val="none" w:sz="0" w:space="0" w:color="auto"/>
          </w:divBdr>
        </w:div>
      </w:divsChild>
    </w:div>
    <w:div w:id="1660842335">
      <w:bodyDiv w:val="1"/>
      <w:marLeft w:val="0"/>
      <w:marRight w:val="0"/>
      <w:marTop w:val="0"/>
      <w:marBottom w:val="0"/>
      <w:divBdr>
        <w:top w:val="none" w:sz="0" w:space="0" w:color="auto"/>
        <w:left w:val="none" w:sz="0" w:space="0" w:color="auto"/>
        <w:bottom w:val="none" w:sz="0" w:space="0" w:color="auto"/>
        <w:right w:val="none" w:sz="0" w:space="0" w:color="auto"/>
      </w:divBdr>
    </w:div>
    <w:div w:id="1686320749">
      <w:bodyDiv w:val="1"/>
      <w:marLeft w:val="0"/>
      <w:marRight w:val="0"/>
      <w:marTop w:val="0"/>
      <w:marBottom w:val="0"/>
      <w:divBdr>
        <w:top w:val="none" w:sz="0" w:space="0" w:color="auto"/>
        <w:left w:val="none" w:sz="0" w:space="0" w:color="auto"/>
        <w:bottom w:val="none" w:sz="0" w:space="0" w:color="auto"/>
        <w:right w:val="none" w:sz="0" w:space="0" w:color="auto"/>
      </w:divBdr>
    </w:div>
    <w:div w:id="1694647666">
      <w:bodyDiv w:val="1"/>
      <w:marLeft w:val="0"/>
      <w:marRight w:val="0"/>
      <w:marTop w:val="0"/>
      <w:marBottom w:val="0"/>
      <w:divBdr>
        <w:top w:val="none" w:sz="0" w:space="0" w:color="auto"/>
        <w:left w:val="none" w:sz="0" w:space="0" w:color="auto"/>
        <w:bottom w:val="none" w:sz="0" w:space="0" w:color="auto"/>
        <w:right w:val="none" w:sz="0" w:space="0" w:color="auto"/>
      </w:divBdr>
    </w:div>
    <w:div w:id="1729456901">
      <w:bodyDiv w:val="1"/>
      <w:marLeft w:val="0"/>
      <w:marRight w:val="0"/>
      <w:marTop w:val="0"/>
      <w:marBottom w:val="0"/>
      <w:divBdr>
        <w:top w:val="none" w:sz="0" w:space="0" w:color="auto"/>
        <w:left w:val="none" w:sz="0" w:space="0" w:color="auto"/>
        <w:bottom w:val="none" w:sz="0" w:space="0" w:color="auto"/>
        <w:right w:val="none" w:sz="0" w:space="0" w:color="auto"/>
      </w:divBdr>
    </w:div>
    <w:div w:id="1744832581">
      <w:bodyDiv w:val="1"/>
      <w:marLeft w:val="0"/>
      <w:marRight w:val="0"/>
      <w:marTop w:val="0"/>
      <w:marBottom w:val="0"/>
      <w:divBdr>
        <w:top w:val="none" w:sz="0" w:space="0" w:color="auto"/>
        <w:left w:val="none" w:sz="0" w:space="0" w:color="auto"/>
        <w:bottom w:val="none" w:sz="0" w:space="0" w:color="auto"/>
        <w:right w:val="none" w:sz="0" w:space="0" w:color="auto"/>
      </w:divBdr>
    </w:div>
    <w:div w:id="1757748861">
      <w:bodyDiv w:val="1"/>
      <w:marLeft w:val="0"/>
      <w:marRight w:val="0"/>
      <w:marTop w:val="0"/>
      <w:marBottom w:val="0"/>
      <w:divBdr>
        <w:top w:val="none" w:sz="0" w:space="0" w:color="auto"/>
        <w:left w:val="none" w:sz="0" w:space="0" w:color="auto"/>
        <w:bottom w:val="none" w:sz="0" w:space="0" w:color="auto"/>
        <w:right w:val="none" w:sz="0" w:space="0" w:color="auto"/>
      </w:divBdr>
    </w:div>
    <w:div w:id="1762525557">
      <w:bodyDiv w:val="1"/>
      <w:marLeft w:val="0"/>
      <w:marRight w:val="0"/>
      <w:marTop w:val="0"/>
      <w:marBottom w:val="0"/>
      <w:divBdr>
        <w:top w:val="none" w:sz="0" w:space="0" w:color="auto"/>
        <w:left w:val="none" w:sz="0" w:space="0" w:color="auto"/>
        <w:bottom w:val="none" w:sz="0" w:space="0" w:color="auto"/>
        <w:right w:val="none" w:sz="0" w:space="0" w:color="auto"/>
      </w:divBdr>
    </w:div>
    <w:div w:id="1778065747">
      <w:bodyDiv w:val="1"/>
      <w:marLeft w:val="0"/>
      <w:marRight w:val="0"/>
      <w:marTop w:val="0"/>
      <w:marBottom w:val="0"/>
      <w:divBdr>
        <w:top w:val="none" w:sz="0" w:space="0" w:color="auto"/>
        <w:left w:val="none" w:sz="0" w:space="0" w:color="auto"/>
        <w:bottom w:val="none" w:sz="0" w:space="0" w:color="auto"/>
        <w:right w:val="none" w:sz="0" w:space="0" w:color="auto"/>
      </w:divBdr>
    </w:div>
    <w:div w:id="1783918174">
      <w:bodyDiv w:val="1"/>
      <w:marLeft w:val="0"/>
      <w:marRight w:val="0"/>
      <w:marTop w:val="0"/>
      <w:marBottom w:val="0"/>
      <w:divBdr>
        <w:top w:val="none" w:sz="0" w:space="0" w:color="auto"/>
        <w:left w:val="none" w:sz="0" w:space="0" w:color="auto"/>
        <w:bottom w:val="none" w:sz="0" w:space="0" w:color="auto"/>
        <w:right w:val="none" w:sz="0" w:space="0" w:color="auto"/>
      </w:divBdr>
      <w:divsChild>
        <w:div w:id="452409147">
          <w:marLeft w:val="547"/>
          <w:marRight w:val="0"/>
          <w:marTop w:val="240"/>
          <w:marBottom w:val="0"/>
          <w:divBdr>
            <w:top w:val="none" w:sz="0" w:space="0" w:color="auto"/>
            <w:left w:val="none" w:sz="0" w:space="0" w:color="auto"/>
            <w:bottom w:val="none" w:sz="0" w:space="0" w:color="auto"/>
            <w:right w:val="none" w:sz="0" w:space="0" w:color="auto"/>
          </w:divBdr>
        </w:div>
        <w:div w:id="1333607516">
          <w:marLeft w:val="547"/>
          <w:marRight w:val="0"/>
          <w:marTop w:val="240"/>
          <w:marBottom w:val="0"/>
          <w:divBdr>
            <w:top w:val="none" w:sz="0" w:space="0" w:color="auto"/>
            <w:left w:val="none" w:sz="0" w:space="0" w:color="auto"/>
            <w:bottom w:val="none" w:sz="0" w:space="0" w:color="auto"/>
            <w:right w:val="none" w:sz="0" w:space="0" w:color="auto"/>
          </w:divBdr>
        </w:div>
      </w:divsChild>
    </w:div>
    <w:div w:id="1785880769">
      <w:bodyDiv w:val="1"/>
      <w:marLeft w:val="0"/>
      <w:marRight w:val="0"/>
      <w:marTop w:val="0"/>
      <w:marBottom w:val="0"/>
      <w:divBdr>
        <w:top w:val="none" w:sz="0" w:space="0" w:color="auto"/>
        <w:left w:val="none" w:sz="0" w:space="0" w:color="auto"/>
        <w:bottom w:val="none" w:sz="0" w:space="0" w:color="auto"/>
        <w:right w:val="none" w:sz="0" w:space="0" w:color="auto"/>
      </w:divBdr>
    </w:div>
    <w:div w:id="1801143254">
      <w:bodyDiv w:val="1"/>
      <w:marLeft w:val="0"/>
      <w:marRight w:val="0"/>
      <w:marTop w:val="0"/>
      <w:marBottom w:val="0"/>
      <w:divBdr>
        <w:top w:val="none" w:sz="0" w:space="0" w:color="auto"/>
        <w:left w:val="none" w:sz="0" w:space="0" w:color="auto"/>
        <w:bottom w:val="none" w:sz="0" w:space="0" w:color="auto"/>
        <w:right w:val="none" w:sz="0" w:space="0" w:color="auto"/>
      </w:divBdr>
    </w:div>
    <w:div w:id="1806653897">
      <w:bodyDiv w:val="1"/>
      <w:marLeft w:val="0"/>
      <w:marRight w:val="0"/>
      <w:marTop w:val="0"/>
      <w:marBottom w:val="0"/>
      <w:divBdr>
        <w:top w:val="none" w:sz="0" w:space="0" w:color="auto"/>
        <w:left w:val="none" w:sz="0" w:space="0" w:color="auto"/>
        <w:bottom w:val="none" w:sz="0" w:space="0" w:color="auto"/>
        <w:right w:val="none" w:sz="0" w:space="0" w:color="auto"/>
      </w:divBdr>
    </w:div>
    <w:div w:id="1819105080">
      <w:bodyDiv w:val="1"/>
      <w:marLeft w:val="0"/>
      <w:marRight w:val="0"/>
      <w:marTop w:val="0"/>
      <w:marBottom w:val="0"/>
      <w:divBdr>
        <w:top w:val="none" w:sz="0" w:space="0" w:color="auto"/>
        <w:left w:val="none" w:sz="0" w:space="0" w:color="auto"/>
        <w:bottom w:val="none" w:sz="0" w:space="0" w:color="auto"/>
        <w:right w:val="none" w:sz="0" w:space="0" w:color="auto"/>
      </w:divBdr>
    </w:div>
    <w:div w:id="1825320608">
      <w:bodyDiv w:val="1"/>
      <w:marLeft w:val="0"/>
      <w:marRight w:val="0"/>
      <w:marTop w:val="0"/>
      <w:marBottom w:val="0"/>
      <w:divBdr>
        <w:top w:val="none" w:sz="0" w:space="0" w:color="auto"/>
        <w:left w:val="none" w:sz="0" w:space="0" w:color="auto"/>
        <w:bottom w:val="none" w:sz="0" w:space="0" w:color="auto"/>
        <w:right w:val="none" w:sz="0" w:space="0" w:color="auto"/>
      </w:divBdr>
    </w:div>
    <w:div w:id="1837265817">
      <w:bodyDiv w:val="1"/>
      <w:marLeft w:val="0"/>
      <w:marRight w:val="0"/>
      <w:marTop w:val="0"/>
      <w:marBottom w:val="0"/>
      <w:divBdr>
        <w:top w:val="none" w:sz="0" w:space="0" w:color="auto"/>
        <w:left w:val="none" w:sz="0" w:space="0" w:color="auto"/>
        <w:bottom w:val="none" w:sz="0" w:space="0" w:color="auto"/>
        <w:right w:val="none" w:sz="0" w:space="0" w:color="auto"/>
      </w:divBdr>
    </w:div>
    <w:div w:id="1838961936">
      <w:bodyDiv w:val="1"/>
      <w:marLeft w:val="0"/>
      <w:marRight w:val="0"/>
      <w:marTop w:val="0"/>
      <w:marBottom w:val="0"/>
      <w:divBdr>
        <w:top w:val="none" w:sz="0" w:space="0" w:color="auto"/>
        <w:left w:val="none" w:sz="0" w:space="0" w:color="auto"/>
        <w:bottom w:val="none" w:sz="0" w:space="0" w:color="auto"/>
        <w:right w:val="none" w:sz="0" w:space="0" w:color="auto"/>
      </w:divBdr>
    </w:div>
    <w:div w:id="1911964799">
      <w:bodyDiv w:val="1"/>
      <w:marLeft w:val="0"/>
      <w:marRight w:val="0"/>
      <w:marTop w:val="0"/>
      <w:marBottom w:val="0"/>
      <w:divBdr>
        <w:top w:val="none" w:sz="0" w:space="0" w:color="auto"/>
        <w:left w:val="none" w:sz="0" w:space="0" w:color="auto"/>
        <w:bottom w:val="none" w:sz="0" w:space="0" w:color="auto"/>
        <w:right w:val="none" w:sz="0" w:space="0" w:color="auto"/>
      </w:divBdr>
      <w:divsChild>
        <w:div w:id="833951687">
          <w:marLeft w:val="640"/>
          <w:marRight w:val="0"/>
          <w:marTop w:val="0"/>
          <w:marBottom w:val="0"/>
          <w:divBdr>
            <w:top w:val="none" w:sz="0" w:space="0" w:color="auto"/>
            <w:left w:val="none" w:sz="0" w:space="0" w:color="auto"/>
            <w:bottom w:val="none" w:sz="0" w:space="0" w:color="auto"/>
            <w:right w:val="none" w:sz="0" w:space="0" w:color="auto"/>
          </w:divBdr>
        </w:div>
        <w:div w:id="877283004">
          <w:marLeft w:val="640"/>
          <w:marRight w:val="0"/>
          <w:marTop w:val="0"/>
          <w:marBottom w:val="0"/>
          <w:divBdr>
            <w:top w:val="none" w:sz="0" w:space="0" w:color="auto"/>
            <w:left w:val="none" w:sz="0" w:space="0" w:color="auto"/>
            <w:bottom w:val="none" w:sz="0" w:space="0" w:color="auto"/>
            <w:right w:val="none" w:sz="0" w:space="0" w:color="auto"/>
          </w:divBdr>
        </w:div>
        <w:div w:id="2076004936">
          <w:marLeft w:val="640"/>
          <w:marRight w:val="0"/>
          <w:marTop w:val="0"/>
          <w:marBottom w:val="0"/>
          <w:divBdr>
            <w:top w:val="none" w:sz="0" w:space="0" w:color="auto"/>
            <w:left w:val="none" w:sz="0" w:space="0" w:color="auto"/>
            <w:bottom w:val="none" w:sz="0" w:space="0" w:color="auto"/>
            <w:right w:val="none" w:sz="0" w:space="0" w:color="auto"/>
          </w:divBdr>
        </w:div>
        <w:div w:id="1307736307">
          <w:marLeft w:val="640"/>
          <w:marRight w:val="0"/>
          <w:marTop w:val="0"/>
          <w:marBottom w:val="0"/>
          <w:divBdr>
            <w:top w:val="none" w:sz="0" w:space="0" w:color="auto"/>
            <w:left w:val="none" w:sz="0" w:space="0" w:color="auto"/>
            <w:bottom w:val="none" w:sz="0" w:space="0" w:color="auto"/>
            <w:right w:val="none" w:sz="0" w:space="0" w:color="auto"/>
          </w:divBdr>
        </w:div>
        <w:div w:id="674769094">
          <w:marLeft w:val="640"/>
          <w:marRight w:val="0"/>
          <w:marTop w:val="0"/>
          <w:marBottom w:val="0"/>
          <w:divBdr>
            <w:top w:val="none" w:sz="0" w:space="0" w:color="auto"/>
            <w:left w:val="none" w:sz="0" w:space="0" w:color="auto"/>
            <w:bottom w:val="none" w:sz="0" w:space="0" w:color="auto"/>
            <w:right w:val="none" w:sz="0" w:space="0" w:color="auto"/>
          </w:divBdr>
        </w:div>
        <w:div w:id="531919863">
          <w:marLeft w:val="640"/>
          <w:marRight w:val="0"/>
          <w:marTop w:val="0"/>
          <w:marBottom w:val="0"/>
          <w:divBdr>
            <w:top w:val="none" w:sz="0" w:space="0" w:color="auto"/>
            <w:left w:val="none" w:sz="0" w:space="0" w:color="auto"/>
            <w:bottom w:val="none" w:sz="0" w:space="0" w:color="auto"/>
            <w:right w:val="none" w:sz="0" w:space="0" w:color="auto"/>
          </w:divBdr>
        </w:div>
        <w:div w:id="2005357972">
          <w:marLeft w:val="640"/>
          <w:marRight w:val="0"/>
          <w:marTop w:val="0"/>
          <w:marBottom w:val="0"/>
          <w:divBdr>
            <w:top w:val="none" w:sz="0" w:space="0" w:color="auto"/>
            <w:left w:val="none" w:sz="0" w:space="0" w:color="auto"/>
            <w:bottom w:val="none" w:sz="0" w:space="0" w:color="auto"/>
            <w:right w:val="none" w:sz="0" w:space="0" w:color="auto"/>
          </w:divBdr>
        </w:div>
        <w:div w:id="1067265236">
          <w:marLeft w:val="640"/>
          <w:marRight w:val="0"/>
          <w:marTop w:val="0"/>
          <w:marBottom w:val="0"/>
          <w:divBdr>
            <w:top w:val="none" w:sz="0" w:space="0" w:color="auto"/>
            <w:left w:val="none" w:sz="0" w:space="0" w:color="auto"/>
            <w:bottom w:val="none" w:sz="0" w:space="0" w:color="auto"/>
            <w:right w:val="none" w:sz="0" w:space="0" w:color="auto"/>
          </w:divBdr>
        </w:div>
        <w:div w:id="421682611">
          <w:marLeft w:val="640"/>
          <w:marRight w:val="0"/>
          <w:marTop w:val="0"/>
          <w:marBottom w:val="0"/>
          <w:divBdr>
            <w:top w:val="none" w:sz="0" w:space="0" w:color="auto"/>
            <w:left w:val="none" w:sz="0" w:space="0" w:color="auto"/>
            <w:bottom w:val="none" w:sz="0" w:space="0" w:color="auto"/>
            <w:right w:val="none" w:sz="0" w:space="0" w:color="auto"/>
          </w:divBdr>
        </w:div>
        <w:div w:id="1633750072">
          <w:marLeft w:val="640"/>
          <w:marRight w:val="0"/>
          <w:marTop w:val="0"/>
          <w:marBottom w:val="0"/>
          <w:divBdr>
            <w:top w:val="none" w:sz="0" w:space="0" w:color="auto"/>
            <w:left w:val="none" w:sz="0" w:space="0" w:color="auto"/>
            <w:bottom w:val="none" w:sz="0" w:space="0" w:color="auto"/>
            <w:right w:val="none" w:sz="0" w:space="0" w:color="auto"/>
          </w:divBdr>
        </w:div>
        <w:div w:id="513760900">
          <w:marLeft w:val="640"/>
          <w:marRight w:val="0"/>
          <w:marTop w:val="0"/>
          <w:marBottom w:val="0"/>
          <w:divBdr>
            <w:top w:val="none" w:sz="0" w:space="0" w:color="auto"/>
            <w:left w:val="none" w:sz="0" w:space="0" w:color="auto"/>
            <w:bottom w:val="none" w:sz="0" w:space="0" w:color="auto"/>
            <w:right w:val="none" w:sz="0" w:space="0" w:color="auto"/>
          </w:divBdr>
        </w:div>
        <w:div w:id="258103853">
          <w:marLeft w:val="640"/>
          <w:marRight w:val="0"/>
          <w:marTop w:val="0"/>
          <w:marBottom w:val="0"/>
          <w:divBdr>
            <w:top w:val="none" w:sz="0" w:space="0" w:color="auto"/>
            <w:left w:val="none" w:sz="0" w:space="0" w:color="auto"/>
            <w:bottom w:val="none" w:sz="0" w:space="0" w:color="auto"/>
            <w:right w:val="none" w:sz="0" w:space="0" w:color="auto"/>
          </w:divBdr>
        </w:div>
        <w:div w:id="2117554072">
          <w:marLeft w:val="640"/>
          <w:marRight w:val="0"/>
          <w:marTop w:val="0"/>
          <w:marBottom w:val="0"/>
          <w:divBdr>
            <w:top w:val="none" w:sz="0" w:space="0" w:color="auto"/>
            <w:left w:val="none" w:sz="0" w:space="0" w:color="auto"/>
            <w:bottom w:val="none" w:sz="0" w:space="0" w:color="auto"/>
            <w:right w:val="none" w:sz="0" w:space="0" w:color="auto"/>
          </w:divBdr>
        </w:div>
        <w:div w:id="1619146541">
          <w:marLeft w:val="640"/>
          <w:marRight w:val="0"/>
          <w:marTop w:val="0"/>
          <w:marBottom w:val="0"/>
          <w:divBdr>
            <w:top w:val="none" w:sz="0" w:space="0" w:color="auto"/>
            <w:left w:val="none" w:sz="0" w:space="0" w:color="auto"/>
            <w:bottom w:val="none" w:sz="0" w:space="0" w:color="auto"/>
            <w:right w:val="none" w:sz="0" w:space="0" w:color="auto"/>
          </w:divBdr>
        </w:div>
        <w:div w:id="569778259">
          <w:marLeft w:val="640"/>
          <w:marRight w:val="0"/>
          <w:marTop w:val="0"/>
          <w:marBottom w:val="0"/>
          <w:divBdr>
            <w:top w:val="none" w:sz="0" w:space="0" w:color="auto"/>
            <w:left w:val="none" w:sz="0" w:space="0" w:color="auto"/>
            <w:bottom w:val="none" w:sz="0" w:space="0" w:color="auto"/>
            <w:right w:val="none" w:sz="0" w:space="0" w:color="auto"/>
          </w:divBdr>
        </w:div>
        <w:div w:id="1082871709">
          <w:marLeft w:val="640"/>
          <w:marRight w:val="0"/>
          <w:marTop w:val="0"/>
          <w:marBottom w:val="0"/>
          <w:divBdr>
            <w:top w:val="none" w:sz="0" w:space="0" w:color="auto"/>
            <w:left w:val="none" w:sz="0" w:space="0" w:color="auto"/>
            <w:bottom w:val="none" w:sz="0" w:space="0" w:color="auto"/>
            <w:right w:val="none" w:sz="0" w:space="0" w:color="auto"/>
          </w:divBdr>
        </w:div>
        <w:div w:id="96945842">
          <w:marLeft w:val="640"/>
          <w:marRight w:val="0"/>
          <w:marTop w:val="0"/>
          <w:marBottom w:val="0"/>
          <w:divBdr>
            <w:top w:val="none" w:sz="0" w:space="0" w:color="auto"/>
            <w:left w:val="none" w:sz="0" w:space="0" w:color="auto"/>
            <w:bottom w:val="none" w:sz="0" w:space="0" w:color="auto"/>
            <w:right w:val="none" w:sz="0" w:space="0" w:color="auto"/>
          </w:divBdr>
        </w:div>
        <w:div w:id="1019821462">
          <w:marLeft w:val="640"/>
          <w:marRight w:val="0"/>
          <w:marTop w:val="0"/>
          <w:marBottom w:val="0"/>
          <w:divBdr>
            <w:top w:val="none" w:sz="0" w:space="0" w:color="auto"/>
            <w:left w:val="none" w:sz="0" w:space="0" w:color="auto"/>
            <w:bottom w:val="none" w:sz="0" w:space="0" w:color="auto"/>
            <w:right w:val="none" w:sz="0" w:space="0" w:color="auto"/>
          </w:divBdr>
        </w:div>
        <w:div w:id="29496207">
          <w:marLeft w:val="640"/>
          <w:marRight w:val="0"/>
          <w:marTop w:val="0"/>
          <w:marBottom w:val="0"/>
          <w:divBdr>
            <w:top w:val="none" w:sz="0" w:space="0" w:color="auto"/>
            <w:left w:val="none" w:sz="0" w:space="0" w:color="auto"/>
            <w:bottom w:val="none" w:sz="0" w:space="0" w:color="auto"/>
            <w:right w:val="none" w:sz="0" w:space="0" w:color="auto"/>
          </w:divBdr>
        </w:div>
        <w:div w:id="542139167">
          <w:marLeft w:val="640"/>
          <w:marRight w:val="0"/>
          <w:marTop w:val="0"/>
          <w:marBottom w:val="0"/>
          <w:divBdr>
            <w:top w:val="none" w:sz="0" w:space="0" w:color="auto"/>
            <w:left w:val="none" w:sz="0" w:space="0" w:color="auto"/>
            <w:bottom w:val="none" w:sz="0" w:space="0" w:color="auto"/>
            <w:right w:val="none" w:sz="0" w:space="0" w:color="auto"/>
          </w:divBdr>
        </w:div>
        <w:div w:id="905382426">
          <w:marLeft w:val="640"/>
          <w:marRight w:val="0"/>
          <w:marTop w:val="0"/>
          <w:marBottom w:val="0"/>
          <w:divBdr>
            <w:top w:val="none" w:sz="0" w:space="0" w:color="auto"/>
            <w:left w:val="none" w:sz="0" w:space="0" w:color="auto"/>
            <w:bottom w:val="none" w:sz="0" w:space="0" w:color="auto"/>
            <w:right w:val="none" w:sz="0" w:space="0" w:color="auto"/>
          </w:divBdr>
        </w:div>
        <w:div w:id="1112944426">
          <w:marLeft w:val="640"/>
          <w:marRight w:val="0"/>
          <w:marTop w:val="0"/>
          <w:marBottom w:val="0"/>
          <w:divBdr>
            <w:top w:val="none" w:sz="0" w:space="0" w:color="auto"/>
            <w:left w:val="none" w:sz="0" w:space="0" w:color="auto"/>
            <w:bottom w:val="none" w:sz="0" w:space="0" w:color="auto"/>
            <w:right w:val="none" w:sz="0" w:space="0" w:color="auto"/>
          </w:divBdr>
        </w:div>
        <w:div w:id="1009648452">
          <w:marLeft w:val="640"/>
          <w:marRight w:val="0"/>
          <w:marTop w:val="0"/>
          <w:marBottom w:val="0"/>
          <w:divBdr>
            <w:top w:val="none" w:sz="0" w:space="0" w:color="auto"/>
            <w:left w:val="none" w:sz="0" w:space="0" w:color="auto"/>
            <w:bottom w:val="none" w:sz="0" w:space="0" w:color="auto"/>
            <w:right w:val="none" w:sz="0" w:space="0" w:color="auto"/>
          </w:divBdr>
        </w:div>
        <w:div w:id="1624573788">
          <w:marLeft w:val="640"/>
          <w:marRight w:val="0"/>
          <w:marTop w:val="0"/>
          <w:marBottom w:val="0"/>
          <w:divBdr>
            <w:top w:val="none" w:sz="0" w:space="0" w:color="auto"/>
            <w:left w:val="none" w:sz="0" w:space="0" w:color="auto"/>
            <w:bottom w:val="none" w:sz="0" w:space="0" w:color="auto"/>
            <w:right w:val="none" w:sz="0" w:space="0" w:color="auto"/>
          </w:divBdr>
        </w:div>
        <w:div w:id="1401248962">
          <w:marLeft w:val="640"/>
          <w:marRight w:val="0"/>
          <w:marTop w:val="0"/>
          <w:marBottom w:val="0"/>
          <w:divBdr>
            <w:top w:val="none" w:sz="0" w:space="0" w:color="auto"/>
            <w:left w:val="none" w:sz="0" w:space="0" w:color="auto"/>
            <w:bottom w:val="none" w:sz="0" w:space="0" w:color="auto"/>
            <w:right w:val="none" w:sz="0" w:space="0" w:color="auto"/>
          </w:divBdr>
        </w:div>
        <w:div w:id="1700425887">
          <w:marLeft w:val="640"/>
          <w:marRight w:val="0"/>
          <w:marTop w:val="0"/>
          <w:marBottom w:val="0"/>
          <w:divBdr>
            <w:top w:val="none" w:sz="0" w:space="0" w:color="auto"/>
            <w:left w:val="none" w:sz="0" w:space="0" w:color="auto"/>
            <w:bottom w:val="none" w:sz="0" w:space="0" w:color="auto"/>
            <w:right w:val="none" w:sz="0" w:space="0" w:color="auto"/>
          </w:divBdr>
        </w:div>
        <w:div w:id="1397900799">
          <w:marLeft w:val="640"/>
          <w:marRight w:val="0"/>
          <w:marTop w:val="0"/>
          <w:marBottom w:val="0"/>
          <w:divBdr>
            <w:top w:val="none" w:sz="0" w:space="0" w:color="auto"/>
            <w:left w:val="none" w:sz="0" w:space="0" w:color="auto"/>
            <w:bottom w:val="none" w:sz="0" w:space="0" w:color="auto"/>
            <w:right w:val="none" w:sz="0" w:space="0" w:color="auto"/>
          </w:divBdr>
        </w:div>
        <w:div w:id="594242099">
          <w:marLeft w:val="640"/>
          <w:marRight w:val="0"/>
          <w:marTop w:val="0"/>
          <w:marBottom w:val="0"/>
          <w:divBdr>
            <w:top w:val="none" w:sz="0" w:space="0" w:color="auto"/>
            <w:left w:val="none" w:sz="0" w:space="0" w:color="auto"/>
            <w:bottom w:val="none" w:sz="0" w:space="0" w:color="auto"/>
            <w:right w:val="none" w:sz="0" w:space="0" w:color="auto"/>
          </w:divBdr>
        </w:div>
        <w:div w:id="919750094">
          <w:marLeft w:val="640"/>
          <w:marRight w:val="0"/>
          <w:marTop w:val="0"/>
          <w:marBottom w:val="0"/>
          <w:divBdr>
            <w:top w:val="none" w:sz="0" w:space="0" w:color="auto"/>
            <w:left w:val="none" w:sz="0" w:space="0" w:color="auto"/>
            <w:bottom w:val="none" w:sz="0" w:space="0" w:color="auto"/>
            <w:right w:val="none" w:sz="0" w:space="0" w:color="auto"/>
          </w:divBdr>
        </w:div>
        <w:div w:id="1099250632">
          <w:marLeft w:val="640"/>
          <w:marRight w:val="0"/>
          <w:marTop w:val="0"/>
          <w:marBottom w:val="0"/>
          <w:divBdr>
            <w:top w:val="none" w:sz="0" w:space="0" w:color="auto"/>
            <w:left w:val="none" w:sz="0" w:space="0" w:color="auto"/>
            <w:bottom w:val="none" w:sz="0" w:space="0" w:color="auto"/>
            <w:right w:val="none" w:sz="0" w:space="0" w:color="auto"/>
          </w:divBdr>
        </w:div>
        <w:div w:id="437063789">
          <w:marLeft w:val="640"/>
          <w:marRight w:val="0"/>
          <w:marTop w:val="0"/>
          <w:marBottom w:val="0"/>
          <w:divBdr>
            <w:top w:val="none" w:sz="0" w:space="0" w:color="auto"/>
            <w:left w:val="none" w:sz="0" w:space="0" w:color="auto"/>
            <w:bottom w:val="none" w:sz="0" w:space="0" w:color="auto"/>
            <w:right w:val="none" w:sz="0" w:space="0" w:color="auto"/>
          </w:divBdr>
        </w:div>
        <w:div w:id="1231112962">
          <w:marLeft w:val="640"/>
          <w:marRight w:val="0"/>
          <w:marTop w:val="0"/>
          <w:marBottom w:val="0"/>
          <w:divBdr>
            <w:top w:val="none" w:sz="0" w:space="0" w:color="auto"/>
            <w:left w:val="none" w:sz="0" w:space="0" w:color="auto"/>
            <w:bottom w:val="none" w:sz="0" w:space="0" w:color="auto"/>
            <w:right w:val="none" w:sz="0" w:space="0" w:color="auto"/>
          </w:divBdr>
        </w:div>
        <w:div w:id="146216330">
          <w:marLeft w:val="640"/>
          <w:marRight w:val="0"/>
          <w:marTop w:val="0"/>
          <w:marBottom w:val="0"/>
          <w:divBdr>
            <w:top w:val="none" w:sz="0" w:space="0" w:color="auto"/>
            <w:left w:val="none" w:sz="0" w:space="0" w:color="auto"/>
            <w:bottom w:val="none" w:sz="0" w:space="0" w:color="auto"/>
            <w:right w:val="none" w:sz="0" w:space="0" w:color="auto"/>
          </w:divBdr>
        </w:div>
        <w:div w:id="1458449522">
          <w:marLeft w:val="640"/>
          <w:marRight w:val="0"/>
          <w:marTop w:val="0"/>
          <w:marBottom w:val="0"/>
          <w:divBdr>
            <w:top w:val="none" w:sz="0" w:space="0" w:color="auto"/>
            <w:left w:val="none" w:sz="0" w:space="0" w:color="auto"/>
            <w:bottom w:val="none" w:sz="0" w:space="0" w:color="auto"/>
            <w:right w:val="none" w:sz="0" w:space="0" w:color="auto"/>
          </w:divBdr>
        </w:div>
        <w:div w:id="1832478402">
          <w:marLeft w:val="640"/>
          <w:marRight w:val="0"/>
          <w:marTop w:val="0"/>
          <w:marBottom w:val="0"/>
          <w:divBdr>
            <w:top w:val="none" w:sz="0" w:space="0" w:color="auto"/>
            <w:left w:val="none" w:sz="0" w:space="0" w:color="auto"/>
            <w:bottom w:val="none" w:sz="0" w:space="0" w:color="auto"/>
            <w:right w:val="none" w:sz="0" w:space="0" w:color="auto"/>
          </w:divBdr>
        </w:div>
        <w:div w:id="1545556070">
          <w:marLeft w:val="640"/>
          <w:marRight w:val="0"/>
          <w:marTop w:val="0"/>
          <w:marBottom w:val="0"/>
          <w:divBdr>
            <w:top w:val="none" w:sz="0" w:space="0" w:color="auto"/>
            <w:left w:val="none" w:sz="0" w:space="0" w:color="auto"/>
            <w:bottom w:val="none" w:sz="0" w:space="0" w:color="auto"/>
            <w:right w:val="none" w:sz="0" w:space="0" w:color="auto"/>
          </w:divBdr>
        </w:div>
        <w:div w:id="863325356">
          <w:marLeft w:val="640"/>
          <w:marRight w:val="0"/>
          <w:marTop w:val="0"/>
          <w:marBottom w:val="0"/>
          <w:divBdr>
            <w:top w:val="none" w:sz="0" w:space="0" w:color="auto"/>
            <w:left w:val="none" w:sz="0" w:space="0" w:color="auto"/>
            <w:bottom w:val="none" w:sz="0" w:space="0" w:color="auto"/>
            <w:right w:val="none" w:sz="0" w:space="0" w:color="auto"/>
          </w:divBdr>
        </w:div>
        <w:div w:id="1278371518">
          <w:marLeft w:val="640"/>
          <w:marRight w:val="0"/>
          <w:marTop w:val="0"/>
          <w:marBottom w:val="0"/>
          <w:divBdr>
            <w:top w:val="none" w:sz="0" w:space="0" w:color="auto"/>
            <w:left w:val="none" w:sz="0" w:space="0" w:color="auto"/>
            <w:bottom w:val="none" w:sz="0" w:space="0" w:color="auto"/>
            <w:right w:val="none" w:sz="0" w:space="0" w:color="auto"/>
          </w:divBdr>
        </w:div>
        <w:div w:id="669336316">
          <w:marLeft w:val="640"/>
          <w:marRight w:val="0"/>
          <w:marTop w:val="0"/>
          <w:marBottom w:val="0"/>
          <w:divBdr>
            <w:top w:val="none" w:sz="0" w:space="0" w:color="auto"/>
            <w:left w:val="none" w:sz="0" w:space="0" w:color="auto"/>
            <w:bottom w:val="none" w:sz="0" w:space="0" w:color="auto"/>
            <w:right w:val="none" w:sz="0" w:space="0" w:color="auto"/>
          </w:divBdr>
        </w:div>
        <w:div w:id="1581603227">
          <w:marLeft w:val="640"/>
          <w:marRight w:val="0"/>
          <w:marTop w:val="0"/>
          <w:marBottom w:val="0"/>
          <w:divBdr>
            <w:top w:val="none" w:sz="0" w:space="0" w:color="auto"/>
            <w:left w:val="none" w:sz="0" w:space="0" w:color="auto"/>
            <w:bottom w:val="none" w:sz="0" w:space="0" w:color="auto"/>
            <w:right w:val="none" w:sz="0" w:space="0" w:color="auto"/>
          </w:divBdr>
        </w:div>
      </w:divsChild>
    </w:div>
    <w:div w:id="1928881880">
      <w:bodyDiv w:val="1"/>
      <w:marLeft w:val="0"/>
      <w:marRight w:val="0"/>
      <w:marTop w:val="0"/>
      <w:marBottom w:val="0"/>
      <w:divBdr>
        <w:top w:val="none" w:sz="0" w:space="0" w:color="auto"/>
        <w:left w:val="none" w:sz="0" w:space="0" w:color="auto"/>
        <w:bottom w:val="none" w:sz="0" w:space="0" w:color="auto"/>
        <w:right w:val="none" w:sz="0" w:space="0" w:color="auto"/>
      </w:divBdr>
    </w:div>
    <w:div w:id="1971327698">
      <w:bodyDiv w:val="1"/>
      <w:marLeft w:val="0"/>
      <w:marRight w:val="0"/>
      <w:marTop w:val="0"/>
      <w:marBottom w:val="0"/>
      <w:divBdr>
        <w:top w:val="none" w:sz="0" w:space="0" w:color="auto"/>
        <w:left w:val="none" w:sz="0" w:space="0" w:color="auto"/>
        <w:bottom w:val="none" w:sz="0" w:space="0" w:color="auto"/>
        <w:right w:val="none" w:sz="0" w:space="0" w:color="auto"/>
      </w:divBdr>
    </w:div>
    <w:div w:id="1976331684">
      <w:bodyDiv w:val="1"/>
      <w:marLeft w:val="0"/>
      <w:marRight w:val="0"/>
      <w:marTop w:val="0"/>
      <w:marBottom w:val="0"/>
      <w:divBdr>
        <w:top w:val="none" w:sz="0" w:space="0" w:color="auto"/>
        <w:left w:val="none" w:sz="0" w:space="0" w:color="auto"/>
        <w:bottom w:val="none" w:sz="0" w:space="0" w:color="auto"/>
        <w:right w:val="none" w:sz="0" w:space="0" w:color="auto"/>
      </w:divBdr>
    </w:div>
    <w:div w:id="1979844530">
      <w:bodyDiv w:val="1"/>
      <w:marLeft w:val="0"/>
      <w:marRight w:val="0"/>
      <w:marTop w:val="0"/>
      <w:marBottom w:val="0"/>
      <w:divBdr>
        <w:top w:val="none" w:sz="0" w:space="0" w:color="auto"/>
        <w:left w:val="none" w:sz="0" w:space="0" w:color="auto"/>
        <w:bottom w:val="none" w:sz="0" w:space="0" w:color="auto"/>
        <w:right w:val="none" w:sz="0" w:space="0" w:color="auto"/>
      </w:divBdr>
    </w:div>
    <w:div w:id="2023435530">
      <w:bodyDiv w:val="1"/>
      <w:marLeft w:val="0"/>
      <w:marRight w:val="0"/>
      <w:marTop w:val="0"/>
      <w:marBottom w:val="0"/>
      <w:divBdr>
        <w:top w:val="none" w:sz="0" w:space="0" w:color="auto"/>
        <w:left w:val="none" w:sz="0" w:space="0" w:color="auto"/>
        <w:bottom w:val="none" w:sz="0" w:space="0" w:color="auto"/>
        <w:right w:val="none" w:sz="0" w:space="0" w:color="auto"/>
      </w:divBdr>
    </w:div>
    <w:div w:id="2041588010">
      <w:bodyDiv w:val="1"/>
      <w:marLeft w:val="0"/>
      <w:marRight w:val="0"/>
      <w:marTop w:val="0"/>
      <w:marBottom w:val="0"/>
      <w:divBdr>
        <w:top w:val="none" w:sz="0" w:space="0" w:color="auto"/>
        <w:left w:val="none" w:sz="0" w:space="0" w:color="auto"/>
        <w:bottom w:val="none" w:sz="0" w:space="0" w:color="auto"/>
        <w:right w:val="none" w:sz="0" w:space="0" w:color="auto"/>
      </w:divBdr>
    </w:div>
    <w:div w:id="2048721474">
      <w:bodyDiv w:val="1"/>
      <w:marLeft w:val="0"/>
      <w:marRight w:val="0"/>
      <w:marTop w:val="0"/>
      <w:marBottom w:val="0"/>
      <w:divBdr>
        <w:top w:val="none" w:sz="0" w:space="0" w:color="auto"/>
        <w:left w:val="none" w:sz="0" w:space="0" w:color="auto"/>
        <w:bottom w:val="none" w:sz="0" w:space="0" w:color="auto"/>
        <w:right w:val="none" w:sz="0" w:space="0" w:color="auto"/>
      </w:divBdr>
    </w:div>
    <w:div w:id="2083596637">
      <w:bodyDiv w:val="1"/>
      <w:marLeft w:val="0"/>
      <w:marRight w:val="0"/>
      <w:marTop w:val="0"/>
      <w:marBottom w:val="0"/>
      <w:divBdr>
        <w:top w:val="none" w:sz="0" w:space="0" w:color="auto"/>
        <w:left w:val="none" w:sz="0" w:space="0" w:color="auto"/>
        <w:bottom w:val="none" w:sz="0" w:space="0" w:color="auto"/>
        <w:right w:val="none" w:sz="0" w:space="0" w:color="auto"/>
      </w:divBdr>
    </w:div>
    <w:div w:id="2122870443">
      <w:bodyDiv w:val="1"/>
      <w:marLeft w:val="0"/>
      <w:marRight w:val="0"/>
      <w:marTop w:val="0"/>
      <w:marBottom w:val="0"/>
      <w:divBdr>
        <w:top w:val="none" w:sz="0" w:space="0" w:color="auto"/>
        <w:left w:val="none" w:sz="0" w:space="0" w:color="auto"/>
        <w:bottom w:val="none" w:sz="0" w:space="0" w:color="auto"/>
        <w:right w:val="none" w:sz="0" w:space="0" w:color="auto"/>
      </w:divBdr>
      <w:divsChild>
        <w:div w:id="210070123">
          <w:marLeft w:val="640"/>
          <w:marRight w:val="0"/>
          <w:marTop w:val="0"/>
          <w:marBottom w:val="0"/>
          <w:divBdr>
            <w:top w:val="none" w:sz="0" w:space="0" w:color="auto"/>
            <w:left w:val="none" w:sz="0" w:space="0" w:color="auto"/>
            <w:bottom w:val="none" w:sz="0" w:space="0" w:color="auto"/>
            <w:right w:val="none" w:sz="0" w:space="0" w:color="auto"/>
          </w:divBdr>
        </w:div>
        <w:div w:id="929004893">
          <w:marLeft w:val="640"/>
          <w:marRight w:val="0"/>
          <w:marTop w:val="0"/>
          <w:marBottom w:val="0"/>
          <w:divBdr>
            <w:top w:val="none" w:sz="0" w:space="0" w:color="auto"/>
            <w:left w:val="none" w:sz="0" w:space="0" w:color="auto"/>
            <w:bottom w:val="none" w:sz="0" w:space="0" w:color="auto"/>
            <w:right w:val="none" w:sz="0" w:space="0" w:color="auto"/>
          </w:divBdr>
        </w:div>
        <w:div w:id="2130733412">
          <w:marLeft w:val="640"/>
          <w:marRight w:val="0"/>
          <w:marTop w:val="0"/>
          <w:marBottom w:val="0"/>
          <w:divBdr>
            <w:top w:val="none" w:sz="0" w:space="0" w:color="auto"/>
            <w:left w:val="none" w:sz="0" w:space="0" w:color="auto"/>
            <w:bottom w:val="none" w:sz="0" w:space="0" w:color="auto"/>
            <w:right w:val="none" w:sz="0" w:space="0" w:color="auto"/>
          </w:divBdr>
        </w:div>
        <w:div w:id="1105227208">
          <w:marLeft w:val="640"/>
          <w:marRight w:val="0"/>
          <w:marTop w:val="0"/>
          <w:marBottom w:val="0"/>
          <w:divBdr>
            <w:top w:val="none" w:sz="0" w:space="0" w:color="auto"/>
            <w:left w:val="none" w:sz="0" w:space="0" w:color="auto"/>
            <w:bottom w:val="none" w:sz="0" w:space="0" w:color="auto"/>
            <w:right w:val="none" w:sz="0" w:space="0" w:color="auto"/>
          </w:divBdr>
        </w:div>
        <w:div w:id="1072964393">
          <w:marLeft w:val="640"/>
          <w:marRight w:val="0"/>
          <w:marTop w:val="0"/>
          <w:marBottom w:val="0"/>
          <w:divBdr>
            <w:top w:val="none" w:sz="0" w:space="0" w:color="auto"/>
            <w:left w:val="none" w:sz="0" w:space="0" w:color="auto"/>
            <w:bottom w:val="none" w:sz="0" w:space="0" w:color="auto"/>
            <w:right w:val="none" w:sz="0" w:space="0" w:color="auto"/>
          </w:divBdr>
        </w:div>
        <w:div w:id="1650136186">
          <w:marLeft w:val="640"/>
          <w:marRight w:val="0"/>
          <w:marTop w:val="0"/>
          <w:marBottom w:val="0"/>
          <w:divBdr>
            <w:top w:val="none" w:sz="0" w:space="0" w:color="auto"/>
            <w:left w:val="none" w:sz="0" w:space="0" w:color="auto"/>
            <w:bottom w:val="none" w:sz="0" w:space="0" w:color="auto"/>
            <w:right w:val="none" w:sz="0" w:space="0" w:color="auto"/>
          </w:divBdr>
        </w:div>
        <w:div w:id="334385454">
          <w:marLeft w:val="640"/>
          <w:marRight w:val="0"/>
          <w:marTop w:val="0"/>
          <w:marBottom w:val="0"/>
          <w:divBdr>
            <w:top w:val="none" w:sz="0" w:space="0" w:color="auto"/>
            <w:left w:val="none" w:sz="0" w:space="0" w:color="auto"/>
            <w:bottom w:val="none" w:sz="0" w:space="0" w:color="auto"/>
            <w:right w:val="none" w:sz="0" w:space="0" w:color="auto"/>
          </w:divBdr>
        </w:div>
        <w:div w:id="1738942106">
          <w:marLeft w:val="640"/>
          <w:marRight w:val="0"/>
          <w:marTop w:val="0"/>
          <w:marBottom w:val="0"/>
          <w:divBdr>
            <w:top w:val="none" w:sz="0" w:space="0" w:color="auto"/>
            <w:left w:val="none" w:sz="0" w:space="0" w:color="auto"/>
            <w:bottom w:val="none" w:sz="0" w:space="0" w:color="auto"/>
            <w:right w:val="none" w:sz="0" w:space="0" w:color="auto"/>
          </w:divBdr>
        </w:div>
        <w:div w:id="1727147171">
          <w:marLeft w:val="640"/>
          <w:marRight w:val="0"/>
          <w:marTop w:val="0"/>
          <w:marBottom w:val="0"/>
          <w:divBdr>
            <w:top w:val="none" w:sz="0" w:space="0" w:color="auto"/>
            <w:left w:val="none" w:sz="0" w:space="0" w:color="auto"/>
            <w:bottom w:val="none" w:sz="0" w:space="0" w:color="auto"/>
            <w:right w:val="none" w:sz="0" w:space="0" w:color="auto"/>
          </w:divBdr>
        </w:div>
        <w:div w:id="146677772">
          <w:marLeft w:val="640"/>
          <w:marRight w:val="0"/>
          <w:marTop w:val="0"/>
          <w:marBottom w:val="0"/>
          <w:divBdr>
            <w:top w:val="none" w:sz="0" w:space="0" w:color="auto"/>
            <w:left w:val="none" w:sz="0" w:space="0" w:color="auto"/>
            <w:bottom w:val="none" w:sz="0" w:space="0" w:color="auto"/>
            <w:right w:val="none" w:sz="0" w:space="0" w:color="auto"/>
          </w:divBdr>
        </w:div>
        <w:div w:id="46338796">
          <w:marLeft w:val="640"/>
          <w:marRight w:val="0"/>
          <w:marTop w:val="0"/>
          <w:marBottom w:val="0"/>
          <w:divBdr>
            <w:top w:val="none" w:sz="0" w:space="0" w:color="auto"/>
            <w:left w:val="none" w:sz="0" w:space="0" w:color="auto"/>
            <w:bottom w:val="none" w:sz="0" w:space="0" w:color="auto"/>
            <w:right w:val="none" w:sz="0" w:space="0" w:color="auto"/>
          </w:divBdr>
        </w:div>
        <w:div w:id="11956102">
          <w:marLeft w:val="640"/>
          <w:marRight w:val="0"/>
          <w:marTop w:val="0"/>
          <w:marBottom w:val="0"/>
          <w:divBdr>
            <w:top w:val="none" w:sz="0" w:space="0" w:color="auto"/>
            <w:left w:val="none" w:sz="0" w:space="0" w:color="auto"/>
            <w:bottom w:val="none" w:sz="0" w:space="0" w:color="auto"/>
            <w:right w:val="none" w:sz="0" w:space="0" w:color="auto"/>
          </w:divBdr>
        </w:div>
        <w:div w:id="4215200">
          <w:marLeft w:val="640"/>
          <w:marRight w:val="0"/>
          <w:marTop w:val="0"/>
          <w:marBottom w:val="0"/>
          <w:divBdr>
            <w:top w:val="none" w:sz="0" w:space="0" w:color="auto"/>
            <w:left w:val="none" w:sz="0" w:space="0" w:color="auto"/>
            <w:bottom w:val="none" w:sz="0" w:space="0" w:color="auto"/>
            <w:right w:val="none" w:sz="0" w:space="0" w:color="auto"/>
          </w:divBdr>
        </w:div>
        <w:div w:id="362095288">
          <w:marLeft w:val="640"/>
          <w:marRight w:val="0"/>
          <w:marTop w:val="0"/>
          <w:marBottom w:val="0"/>
          <w:divBdr>
            <w:top w:val="none" w:sz="0" w:space="0" w:color="auto"/>
            <w:left w:val="none" w:sz="0" w:space="0" w:color="auto"/>
            <w:bottom w:val="none" w:sz="0" w:space="0" w:color="auto"/>
            <w:right w:val="none" w:sz="0" w:space="0" w:color="auto"/>
          </w:divBdr>
        </w:div>
        <w:div w:id="270942223">
          <w:marLeft w:val="640"/>
          <w:marRight w:val="0"/>
          <w:marTop w:val="0"/>
          <w:marBottom w:val="0"/>
          <w:divBdr>
            <w:top w:val="none" w:sz="0" w:space="0" w:color="auto"/>
            <w:left w:val="none" w:sz="0" w:space="0" w:color="auto"/>
            <w:bottom w:val="none" w:sz="0" w:space="0" w:color="auto"/>
            <w:right w:val="none" w:sz="0" w:space="0" w:color="auto"/>
          </w:divBdr>
        </w:div>
        <w:div w:id="364722970">
          <w:marLeft w:val="640"/>
          <w:marRight w:val="0"/>
          <w:marTop w:val="0"/>
          <w:marBottom w:val="0"/>
          <w:divBdr>
            <w:top w:val="none" w:sz="0" w:space="0" w:color="auto"/>
            <w:left w:val="none" w:sz="0" w:space="0" w:color="auto"/>
            <w:bottom w:val="none" w:sz="0" w:space="0" w:color="auto"/>
            <w:right w:val="none" w:sz="0" w:space="0" w:color="auto"/>
          </w:divBdr>
        </w:div>
        <w:div w:id="2017883105">
          <w:marLeft w:val="640"/>
          <w:marRight w:val="0"/>
          <w:marTop w:val="0"/>
          <w:marBottom w:val="0"/>
          <w:divBdr>
            <w:top w:val="none" w:sz="0" w:space="0" w:color="auto"/>
            <w:left w:val="none" w:sz="0" w:space="0" w:color="auto"/>
            <w:bottom w:val="none" w:sz="0" w:space="0" w:color="auto"/>
            <w:right w:val="none" w:sz="0" w:space="0" w:color="auto"/>
          </w:divBdr>
        </w:div>
        <w:div w:id="847134938">
          <w:marLeft w:val="640"/>
          <w:marRight w:val="0"/>
          <w:marTop w:val="0"/>
          <w:marBottom w:val="0"/>
          <w:divBdr>
            <w:top w:val="none" w:sz="0" w:space="0" w:color="auto"/>
            <w:left w:val="none" w:sz="0" w:space="0" w:color="auto"/>
            <w:bottom w:val="none" w:sz="0" w:space="0" w:color="auto"/>
            <w:right w:val="none" w:sz="0" w:space="0" w:color="auto"/>
          </w:divBdr>
        </w:div>
        <w:div w:id="264266321">
          <w:marLeft w:val="640"/>
          <w:marRight w:val="0"/>
          <w:marTop w:val="0"/>
          <w:marBottom w:val="0"/>
          <w:divBdr>
            <w:top w:val="none" w:sz="0" w:space="0" w:color="auto"/>
            <w:left w:val="none" w:sz="0" w:space="0" w:color="auto"/>
            <w:bottom w:val="none" w:sz="0" w:space="0" w:color="auto"/>
            <w:right w:val="none" w:sz="0" w:space="0" w:color="auto"/>
          </w:divBdr>
        </w:div>
        <w:div w:id="1959338689">
          <w:marLeft w:val="640"/>
          <w:marRight w:val="0"/>
          <w:marTop w:val="0"/>
          <w:marBottom w:val="0"/>
          <w:divBdr>
            <w:top w:val="none" w:sz="0" w:space="0" w:color="auto"/>
            <w:left w:val="none" w:sz="0" w:space="0" w:color="auto"/>
            <w:bottom w:val="none" w:sz="0" w:space="0" w:color="auto"/>
            <w:right w:val="none" w:sz="0" w:space="0" w:color="auto"/>
          </w:divBdr>
        </w:div>
        <w:div w:id="1700663830">
          <w:marLeft w:val="640"/>
          <w:marRight w:val="0"/>
          <w:marTop w:val="0"/>
          <w:marBottom w:val="0"/>
          <w:divBdr>
            <w:top w:val="none" w:sz="0" w:space="0" w:color="auto"/>
            <w:left w:val="none" w:sz="0" w:space="0" w:color="auto"/>
            <w:bottom w:val="none" w:sz="0" w:space="0" w:color="auto"/>
            <w:right w:val="none" w:sz="0" w:space="0" w:color="auto"/>
          </w:divBdr>
        </w:div>
        <w:div w:id="1759711947">
          <w:marLeft w:val="640"/>
          <w:marRight w:val="0"/>
          <w:marTop w:val="0"/>
          <w:marBottom w:val="0"/>
          <w:divBdr>
            <w:top w:val="none" w:sz="0" w:space="0" w:color="auto"/>
            <w:left w:val="none" w:sz="0" w:space="0" w:color="auto"/>
            <w:bottom w:val="none" w:sz="0" w:space="0" w:color="auto"/>
            <w:right w:val="none" w:sz="0" w:space="0" w:color="auto"/>
          </w:divBdr>
        </w:div>
        <w:div w:id="149252353">
          <w:marLeft w:val="640"/>
          <w:marRight w:val="0"/>
          <w:marTop w:val="0"/>
          <w:marBottom w:val="0"/>
          <w:divBdr>
            <w:top w:val="none" w:sz="0" w:space="0" w:color="auto"/>
            <w:left w:val="none" w:sz="0" w:space="0" w:color="auto"/>
            <w:bottom w:val="none" w:sz="0" w:space="0" w:color="auto"/>
            <w:right w:val="none" w:sz="0" w:space="0" w:color="auto"/>
          </w:divBdr>
        </w:div>
        <w:div w:id="1954550162">
          <w:marLeft w:val="640"/>
          <w:marRight w:val="0"/>
          <w:marTop w:val="0"/>
          <w:marBottom w:val="0"/>
          <w:divBdr>
            <w:top w:val="none" w:sz="0" w:space="0" w:color="auto"/>
            <w:left w:val="none" w:sz="0" w:space="0" w:color="auto"/>
            <w:bottom w:val="none" w:sz="0" w:space="0" w:color="auto"/>
            <w:right w:val="none" w:sz="0" w:space="0" w:color="auto"/>
          </w:divBdr>
        </w:div>
        <w:div w:id="562719144">
          <w:marLeft w:val="640"/>
          <w:marRight w:val="0"/>
          <w:marTop w:val="0"/>
          <w:marBottom w:val="0"/>
          <w:divBdr>
            <w:top w:val="none" w:sz="0" w:space="0" w:color="auto"/>
            <w:left w:val="none" w:sz="0" w:space="0" w:color="auto"/>
            <w:bottom w:val="none" w:sz="0" w:space="0" w:color="auto"/>
            <w:right w:val="none" w:sz="0" w:space="0" w:color="auto"/>
          </w:divBdr>
        </w:div>
        <w:div w:id="1743717667">
          <w:marLeft w:val="640"/>
          <w:marRight w:val="0"/>
          <w:marTop w:val="0"/>
          <w:marBottom w:val="0"/>
          <w:divBdr>
            <w:top w:val="none" w:sz="0" w:space="0" w:color="auto"/>
            <w:left w:val="none" w:sz="0" w:space="0" w:color="auto"/>
            <w:bottom w:val="none" w:sz="0" w:space="0" w:color="auto"/>
            <w:right w:val="none" w:sz="0" w:space="0" w:color="auto"/>
          </w:divBdr>
        </w:div>
        <w:div w:id="487945585">
          <w:marLeft w:val="640"/>
          <w:marRight w:val="0"/>
          <w:marTop w:val="0"/>
          <w:marBottom w:val="0"/>
          <w:divBdr>
            <w:top w:val="none" w:sz="0" w:space="0" w:color="auto"/>
            <w:left w:val="none" w:sz="0" w:space="0" w:color="auto"/>
            <w:bottom w:val="none" w:sz="0" w:space="0" w:color="auto"/>
            <w:right w:val="none" w:sz="0" w:space="0" w:color="auto"/>
          </w:divBdr>
        </w:div>
        <w:div w:id="704672020">
          <w:marLeft w:val="640"/>
          <w:marRight w:val="0"/>
          <w:marTop w:val="0"/>
          <w:marBottom w:val="0"/>
          <w:divBdr>
            <w:top w:val="none" w:sz="0" w:space="0" w:color="auto"/>
            <w:left w:val="none" w:sz="0" w:space="0" w:color="auto"/>
            <w:bottom w:val="none" w:sz="0" w:space="0" w:color="auto"/>
            <w:right w:val="none" w:sz="0" w:space="0" w:color="auto"/>
          </w:divBdr>
        </w:div>
        <w:div w:id="1199588351">
          <w:marLeft w:val="640"/>
          <w:marRight w:val="0"/>
          <w:marTop w:val="0"/>
          <w:marBottom w:val="0"/>
          <w:divBdr>
            <w:top w:val="none" w:sz="0" w:space="0" w:color="auto"/>
            <w:left w:val="none" w:sz="0" w:space="0" w:color="auto"/>
            <w:bottom w:val="none" w:sz="0" w:space="0" w:color="auto"/>
            <w:right w:val="none" w:sz="0" w:space="0" w:color="auto"/>
          </w:divBdr>
        </w:div>
        <w:div w:id="604000508">
          <w:marLeft w:val="640"/>
          <w:marRight w:val="0"/>
          <w:marTop w:val="0"/>
          <w:marBottom w:val="0"/>
          <w:divBdr>
            <w:top w:val="none" w:sz="0" w:space="0" w:color="auto"/>
            <w:left w:val="none" w:sz="0" w:space="0" w:color="auto"/>
            <w:bottom w:val="none" w:sz="0" w:space="0" w:color="auto"/>
            <w:right w:val="none" w:sz="0" w:space="0" w:color="auto"/>
          </w:divBdr>
        </w:div>
        <w:div w:id="1794640992">
          <w:marLeft w:val="640"/>
          <w:marRight w:val="0"/>
          <w:marTop w:val="0"/>
          <w:marBottom w:val="0"/>
          <w:divBdr>
            <w:top w:val="none" w:sz="0" w:space="0" w:color="auto"/>
            <w:left w:val="none" w:sz="0" w:space="0" w:color="auto"/>
            <w:bottom w:val="none" w:sz="0" w:space="0" w:color="auto"/>
            <w:right w:val="none" w:sz="0" w:space="0" w:color="auto"/>
          </w:divBdr>
        </w:div>
        <w:div w:id="1072855612">
          <w:marLeft w:val="640"/>
          <w:marRight w:val="0"/>
          <w:marTop w:val="0"/>
          <w:marBottom w:val="0"/>
          <w:divBdr>
            <w:top w:val="none" w:sz="0" w:space="0" w:color="auto"/>
            <w:left w:val="none" w:sz="0" w:space="0" w:color="auto"/>
            <w:bottom w:val="none" w:sz="0" w:space="0" w:color="auto"/>
            <w:right w:val="none" w:sz="0" w:space="0" w:color="auto"/>
          </w:divBdr>
        </w:div>
        <w:div w:id="80219104">
          <w:marLeft w:val="640"/>
          <w:marRight w:val="0"/>
          <w:marTop w:val="0"/>
          <w:marBottom w:val="0"/>
          <w:divBdr>
            <w:top w:val="none" w:sz="0" w:space="0" w:color="auto"/>
            <w:left w:val="none" w:sz="0" w:space="0" w:color="auto"/>
            <w:bottom w:val="none" w:sz="0" w:space="0" w:color="auto"/>
            <w:right w:val="none" w:sz="0" w:space="0" w:color="auto"/>
          </w:divBdr>
        </w:div>
        <w:div w:id="273440713">
          <w:marLeft w:val="640"/>
          <w:marRight w:val="0"/>
          <w:marTop w:val="0"/>
          <w:marBottom w:val="0"/>
          <w:divBdr>
            <w:top w:val="none" w:sz="0" w:space="0" w:color="auto"/>
            <w:left w:val="none" w:sz="0" w:space="0" w:color="auto"/>
            <w:bottom w:val="none" w:sz="0" w:space="0" w:color="auto"/>
            <w:right w:val="none" w:sz="0" w:space="0" w:color="auto"/>
          </w:divBdr>
        </w:div>
        <w:div w:id="866798751">
          <w:marLeft w:val="640"/>
          <w:marRight w:val="0"/>
          <w:marTop w:val="0"/>
          <w:marBottom w:val="0"/>
          <w:divBdr>
            <w:top w:val="none" w:sz="0" w:space="0" w:color="auto"/>
            <w:left w:val="none" w:sz="0" w:space="0" w:color="auto"/>
            <w:bottom w:val="none" w:sz="0" w:space="0" w:color="auto"/>
            <w:right w:val="none" w:sz="0" w:space="0" w:color="auto"/>
          </w:divBdr>
        </w:div>
        <w:div w:id="334847005">
          <w:marLeft w:val="640"/>
          <w:marRight w:val="0"/>
          <w:marTop w:val="0"/>
          <w:marBottom w:val="0"/>
          <w:divBdr>
            <w:top w:val="none" w:sz="0" w:space="0" w:color="auto"/>
            <w:left w:val="none" w:sz="0" w:space="0" w:color="auto"/>
            <w:bottom w:val="none" w:sz="0" w:space="0" w:color="auto"/>
            <w:right w:val="none" w:sz="0" w:space="0" w:color="auto"/>
          </w:divBdr>
        </w:div>
        <w:div w:id="1510606927">
          <w:marLeft w:val="640"/>
          <w:marRight w:val="0"/>
          <w:marTop w:val="0"/>
          <w:marBottom w:val="0"/>
          <w:divBdr>
            <w:top w:val="none" w:sz="0" w:space="0" w:color="auto"/>
            <w:left w:val="none" w:sz="0" w:space="0" w:color="auto"/>
            <w:bottom w:val="none" w:sz="0" w:space="0" w:color="auto"/>
            <w:right w:val="none" w:sz="0" w:space="0" w:color="auto"/>
          </w:divBdr>
        </w:div>
        <w:div w:id="1485511260">
          <w:marLeft w:val="640"/>
          <w:marRight w:val="0"/>
          <w:marTop w:val="0"/>
          <w:marBottom w:val="0"/>
          <w:divBdr>
            <w:top w:val="none" w:sz="0" w:space="0" w:color="auto"/>
            <w:left w:val="none" w:sz="0" w:space="0" w:color="auto"/>
            <w:bottom w:val="none" w:sz="0" w:space="0" w:color="auto"/>
            <w:right w:val="none" w:sz="0" w:space="0" w:color="auto"/>
          </w:divBdr>
        </w:div>
        <w:div w:id="1151093095">
          <w:marLeft w:val="640"/>
          <w:marRight w:val="0"/>
          <w:marTop w:val="0"/>
          <w:marBottom w:val="0"/>
          <w:divBdr>
            <w:top w:val="none" w:sz="0" w:space="0" w:color="auto"/>
            <w:left w:val="none" w:sz="0" w:space="0" w:color="auto"/>
            <w:bottom w:val="none" w:sz="0" w:space="0" w:color="auto"/>
            <w:right w:val="none" w:sz="0" w:space="0" w:color="auto"/>
          </w:divBdr>
        </w:div>
        <w:div w:id="297536032">
          <w:marLeft w:val="640"/>
          <w:marRight w:val="0"/>
          <w:marTop w:val="0"/>
          <w:marBottom w:val="0"/>
          <w:divBdr>
            <w:top w:val="none" w:sz="0" w:space="0" w:color="auto"/>
            <w:left w:val="none" w:sz="0" w:space="0" w:color="auto"/>
            <w:bottom w:val="none" w:sz="0" w:space="0" w:color="auto"/>
            <w:right w:val="none" w:sz="0" w:space="0" w:color="auto"/>
          </w:divBdr>
        </w:div>
        <w:div w:id="101001185">
          <w:marLeft w:val="640"/>
          <w:marRight w:val="0"/>
          <w:marTop w:val="0"/>
          <w:marBottom w:val="0"/>
          <w:divBdr>
            <w:top w:val="none" w:sz="0" w:space="0" w:color="auto"/>
            <w:left w:val="none" w:sz="0" w:space="0" w:color="auto"/>
            <w:bottom w:val="none" w:sz="0" w:space="0" w:color="auto"/>
            <w:right w:val="none" w:sz="0" w:space="0" w:color="auto"/>
          </w:divBdr>
        </w:div>
      </w:divsChild>
    </w:div>
    <w:div w:id="2126851923">
      <w:bodyDiv w:val="1"/>
      <w:marLeft w:val="0"/>
      <w:marRight w:val="0"/>
      <w:marTop w:val="0"/>
      <w:marBottom w:val="0"/>
      <w:divBdr>
        <w:top w:val="none" w:sz="0" w:space="0" w:color="auto"/>
        <w:left w:val="none" w:sz="0" w:space="0" w:color="auto"/>
        <w:bottom w:val="none" w:sz="0" w:space="0" w:color="auto"/>
        <w:right w:val="none" w:sz="0" w:space="0" w:color="auto"/>
      </w:divBdr>
    </w:div>
    <w:div w:id="2141796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08DBBEDFCC4B78863E8B043F132F33"/>
        <w:category>
          <w:name w:val="General"/>
          <w:gallery w:val="placeholder"/>
        </w:category>
        <w:types>
          <w:type w:val="bbPlcHdr"/>
        </w:types>
        <w:behaviors>
          <w:behavior w:val="content"/>
        </w:behaviors>
        <w:guid w:val="{B410395A-1735-4A0F-992A-76F29BFD857F}"/>
      </w:docPartPr>
      <w:docPartBody>
        <w:p w:rsidR="0023115A" w:rsidRDefault="00A5668B" w:rsidP="00A5668B">
          <w:pPr>
            <w:pStyle w:val="6808DBBEDFCC4B78863E8B043F132F33"/>
          </w:pPr>
          <w:r w:rsidRPr="00C81D3E">
            <w:rPr>
              <w:rStyle w:val="PlaceholderText"/>
            </w:rPr>
            <w:t>Click or tap here to enter text.</w:t>
          </w:r>
        </w:p>
      </w:docPartBody>
    </w:docPart>
    <w:docPart>
      <w:docPartPr>
        <w:name w:val="0E83267EB6D547559923F19EFE87F154"/>
        <w:category>
          <w:name w:val="General"/>
          <w:gallery w:val="placeholder"/>
        </w:category>
        <w:types>
          <w:type w:val="bbPlcHdr"/>
        </w:types>
        <w:behaviors>
          <w:behavior w:val="content"/>
        </w:behaviors>
        <w:guid w:val="{36A5D36B-D14C-4C96-9787-16679BB83520}"/>
      </w:docPartPr>
      <w:docPartBody>
        <w:p w:rsidR="0023115A" w:rsidRDefault="00A5668B" w:rsidP="00A5668B">
          <w:pPr>
            <w:pStyle w:val="0E83267EB6D547559923F19EFE87F154"/>
          </w:pPr>
          <w:r w:rsidRPr="00A23CD7">
            <w:rPr>
              <w:rStyle w:val="PlaceholderText"/>
            </w:rPr>
            <w:t>Click or tap here to enter text.</w:t>
          </w:r>
        </w:p>
      </w:docPartBody>
    </w:docPart>
    <w:docPart>
      <w:docPartPr>
        <w:name w:val="45A5E8C62FEA4BA8B933E6A12539F27D"/>
        <w:category>
          <w:name w:val="General"/>
          <w:gallery w:val="placeholder"/>
        </w:category>
        <w:types>
          <w:type w:val="bbPlcHdr"/>
        </w:types>
        <w:behaviors>
          <w:behavior w:val="content"/>
        </w:behaviors>
        <w:guid w:val="{7CA4005D-0D3D-426F-BDB4-7501FF6AC506}"/>
      </w:docPartPr>
      <w:docPartBody>
        <w:p w:rsidR="0023115A" w:rsidRDefault="00A5668B" w:rsidP="00A5668B">
          <w:pPr>
            <w:pStyle w:val="45A5E8C62FEA4BA8B933E6A12539F27D"/>
          </w:pPr>
          <w:r w:rsidRPr="00C81D3E">
            <w:rPr>
              <w:rStyle w:val="PlaceholderText"/>
            </w:rPr>
            <w:t>Click or tap here to enter text.</w:t>
          </w:r>
        </w:p>
      </w:docPartBody>
    </w:docPart>
    <w:docPart>
      <w:docPartPr>
        <w:name w:val="AB3431C231AC43EAA3DE570C1C1B7088"/>
        <w:category>
          <w:name w:val="General"/>
          <w:gallery w:val="placeholder"/>
        </w:category>
        <w:types>
          <w:type w:val="bbPlcHdr"/>
        </w:types>
        <w:behaviors>
          <w:behavior w:val="content"/>
        </w:behaviors>
        <w:guid w:val="{1A08A0E3-7329-42A4-A6FC-2708223DA41F}"/>
      </w:docPartPr>
      <w:docPartBody>
        <w:p w:rsidR="0023115A" w:rsidRDefault="00A5668B" w:rsidP="00A5668B">
          <w:pPr>
            <w:pStyle w:val="AB3431C231AC43EAA3DE570C1C1B7088"/>
          </w:pPr>
          <w:r w:rsidRPr="00C81D3E">
            <w:rPr>
              <w:rStyle w:val="PlaceholderText"/>
            </w:rPr>
            <w:t>Click or tap here to enter text.</w:t>
          </w:r>
        </w:p>
      </w:docPartBody>
    </w:docPart>
    <w:docPart>
      <w:docPartPr>
        <w:name w:val="55F4C833CA574542BAAC11496241244A"/>
        <w:category>
          <w:name w:val="General"/>
          <w:gallery w:val="placeholder"/>
        </w:category>
        <w:types>
          <w:type w:val="bbPlcHdr"/>
        </w:types>
        <w:behaviors>
          <w:behavior w:val="content"/>
        </w:behaviors>
        <w:guid w:val="{1C7A7851-2250-40B1-B75C-666C97FD1217}"/>
      </w:docPartPr>
      <w:docPartBody>
        <w:p w:rsidR="0023115A" w:rsidRDefault="00A5668B" w:rsidP="00A5668B">
          <w:pPr>
            <w:pStyle w:val="55F4C833CA574542BAAC11496241244A"/>
          </w:pPr>
          <w:r w:rsidRPr="00C81D3E">
            <w:rPr>
              <w:rStyle w:val="PlaceholderText"/>
            </w:rPr>
            <w:t>Click or tap here to enter text.</w:t>
          </w:r>
        </w:p>
      </w:docPartBody>
    </w:docPart>
    <w:docPart>
      <w:docPartPr>
        <w:name w:val="383ED41ADC144CE28C264B69FF3636B4"/>
        <w:category>
          <w:name w:val="General"/>
          <w:gallery w:val="placeholder"/>
        </w:category>
        <w:types>
          <w:type w:val="bbPlcHdr"/>
        </w:types>
        <w:behaviors>
          <w:behavior w:val="content"/>
        </w:behaviors>
        <w:guid w:val="{F95F7249-0FE5-40B0-9F3E-6F23ECD4ADA2}"/>
      </w:docPartPr>
      <w:docPartBody>
        <w:p w:rsidR="0023115A" w:rsidRDefault="00A5668B" w:rsidP="00A5668B">
          <w:pPr>
            <w:pStyle w:val="383ED41ADC144CE28C264B69FF3636B4"/>
          </w:pPr>
          <w:r w:rsidRPr="00C81D3E">
            <w:rPr>
              <w:rStyle w:val="PlaceholderText"/>
            </w:rPr>
            <w:t>Click or tap here to enter text.</w:t>
          </w:r>
        </w:p>
      </w:docPartBody>
    </w:docPart>
    <w:docPart>
      <w:docPartPr>
        <w:name w:val="0C4A6298D4BB40C3BAB2AB4B004E1101"/>
        <w:category>
          <w:name w:val="General"/>
          <w:gallery w:val="placeholder"/>
        </w:category>
        <w:types>
          <w:type w:val="bbPlcHdr"/>
        </w:types>
        <w:behaviors>
          <w:behavior w:val="content"/>
        </w:behaviors>
        <w:guid w:val="{0AC679C0-A3E4-4FD1-A8E8-B5DDA3118CE3}"/>
      </w:docPartPr>
      <w:docPartBody>
        <w:p w:rsidR="00327DDD" w:rsidRDefault="0023115A" w:rsidP="0023115A">
          <w:pPr>
            <w:pStyle w:val="0C4A6298D4BB40C3BAB2AB4B004E1101"/>
          </w:pPr>
          <w:r w:rsidRPr="00C81D3E">
            <w:rPr>
              <w:rStyle w:val="PlaceholderText"/>
            </w:rPr>
            <w:t>Click or tap here to enter text.</w:t>
          </w:r>
        </w:p>
      </w:docPartBody>
    </w:docPart>
    <w:docPart>
      <w:docPartPr>
        <w:name w:val="F657993200C149138E9C2658BA71CA95"/>
        <w:category>
          <w:name w:val="General"/>
          <w:gallery w:val="placeholder"/>
        </w:category>
        <w:types>
          <w:type w:val="bbPlcHdr"/>
        </w:types>
        <w:behaviors>
          <w:behavior w:val="content"/>
        </w:behaviors>
        <w:guid w:val="{0C8883D2-C1AF-4E18-930D-113CEEC040EE}"/>
      </w:docPartPr>
      <w:docPartBody>
        <w:p w:rsidR="00327DDD" w:rsidRDefault="0023115A" w:rsidP="0023115A">
          <w:pPr>
            <w:pStyle w:val="F657993200C149138E9C2658BA71CA95"/>
          </w:pPr>
          <w:r w:rsidRPr="00C81D3E">
            <w:rPr>
              <w:rStyle w:val="PlaceholderText"/>
            </w:rPr>
            <w:t>Click or tap here to enter text.</w:t>
          </w:r>
        </w:p>
      </w:docPartBody>
    </w:docPart>
    <w:docPart>
      <w:docPartPr>
        <w:name w:val="E5EDB6F1092D446EA227CA4677AF2D06"/>
        <w:category>
          <w:name w:val="General"/>
          <w:gallery w:val="placeholder"/>
        </w:category>
        <w:types>
          <w:type w:val="bbPlcHdr"/>
        </w:types>
        <w:behaviors>
          <w:behavior w:val="content"/>
        </w:behaviors>
        <w:guid w:val="{CBA36A45-547A-485D-972C-9D58D502FA2E}"/>
      </w:docPartPr>
      <w:docPartBody>
        <w:p w:rsidR="00327DDD" w:rsidRDefault="0023115A" w:rsidP="0023115A">
          <w:pPr>
            <w:pStyle w:val="E5EDB6F1092D446EA227CA4677AF2D06"/>
          </w:pPr>
          <w:r w:rsidRPr="00C81D3E">
            <w:rPr>
              <w:rStyle w:val="PlaceholderText"/>
            </w:rPr>
            <w:t>Click or tap here to enter text.</w:t>
          </w:r>
        </w:p>
      </w:docPartBody>
    </w:docPart>
    <w:docPart>
      <w:docPartPr>
        <w:name w:val="C306B98AE1CD486194AFC11AD7D58F7B"/>
        <w:category>
          <w:name w:val="General"/>
          <w:gallery w:val="placeholder"/>
        </w:category>
        <w:types>
          <w:type w:val="bbPlcHdr"/>
        </w:types>
        <w:behaviors>
          <w:behavior w:val="content"/>
        </w:behaviors>
        <w:guid w:val="{1848A392-CB97-4BF5-8B97-CC503B282947}"/>
      </w:docPartPr>
      <w:docPartBody>
        <w:p w:rsidR="00327DDD" w:rsidRDefault="0023115A" w:rsidP="0023115A">
          <w:pPr>
            <w:pStyle w:val="C306B98AE1CD486194AFC11AD7D58F7B"/>
          </w:pPr>
          <w:r w:rsidRPr="00C81D3E">
            <w:rPr>
              <w:rStyle w:val="PlaceholderText"/>
            </w:rPr>
            <w:t>Click or tap here to enter text.</w:t>
          </w:r>
        </w:p>
      </w:docPartBody>
    </w:docPart>
    <w:docPart>
      <w:docPartPr>
        <w:name w:val="240FC7C1D8C044C1B182699964B01912"/>
        <w:category>
          <w:name w:val="General"/>
          <w:gallery w:val="placeholder"/>
        </w:category>
        <w:types>
          <w:type w:val="bbPlcHdr"/>
        </w:types>
        <w:behaviors>
          <w:behavior w:val="content"/>
        </w:behaviors>
        <w:guid w:val="{24BF35CC-7D3E-41F6-A4BF-BE022955525E}"/>
      </w:docPartPr>
      <w:docPartBody>
        <w:p w:rsidR="00327DDD" w:rsidRDefault="0023115A" w:rsidP="0023115A">
          <w:pPr>
            <w:pStyle w:val="240FC7C1D8C044C1B182699964B01912"/>
          </w:pPr>
          <w:r w:rsidRPr="00C81D3E">
            <w:rPr>
              <w:rStyle w:val="PlaceholderText"/>
            </w:rPr>
            <w:t>Click or tap here to enter text.</w:t>
          </w:r>
        </w:p>
      </w:docPartBody>
    </w:docPart>
    <w:docPart>
      <w:docPartPr>
        <w:name w:val="769B62C2646A4F758D12AEE54F0436FE"/>
        <w:category>
          <w:name w:val="General"/>
          <w:gallery w:val="placeholder"/>
        </w:category>
        <w:types>
          <w:type w:val="bbPlcHdr"/>
        </w:types>
        <w:behaviors>
          <w:behavior w:val="content"/>
        </w:behaviors>
        <w:guid w:val="{808C5F47-2D4E-4385-A66A-E2327AE1B20E}"/>
      </w:docPartPr>
      <w:docPartBody>
        <w:p w:rsidR="00327DDD" w:rsidRDefault="0023115A" w:rsidP="0023115A">
          <w:pPr>
            <w:pStyle w:val="769B62C2646A4F758D12AEE54F0436FE"/>
          </w:pPr>
          <w:r w:rsidRPr="00C81D3E">
            <w:rPr>
              <w:rStyle w:val="PlaceholderText"/>
            </w:rPr>
            <w:t>Click or tap here to enter text.</w:t>
          </w:r>
        </w:p>
      </w:docPartBody>
    </w:docPart>
    <w:docPart>
      <w:docPartPr>
        <w:name w:val="7B95C079327B4343BC3E51E1BC313BC9"/>
        <w:category>
          <w:name w:val="General"/>
          <w:gallery w:val="placeholder"/>
        </w:category>
        <w:types>
          <w:type w:val="bbPlcHdr"/>
        </w:types>
        <w:behaviors>
          <w:behavior w:val="content"/>
        </w:behaviors>
        <w:guid w:val="{682D3520-800A-44A9-B3FE-4E86C0A9D3C0}"/>
      </w:docPartPr>
      <w:docPartBody>
        <w:p w:rsidR="00327DDD" w:rsidRDefault="0023115A" w:rsidP="0023115A">
          <w:pPr>
            <w:pStyle w:val="7B95C079327B4343BC3E51E1BC313BC9"/>
          </w:pPr>
          <w:r w:rsidRPr="00C81D3E">
            <w:rPr>
              <w:rStyle w:val="PlaceholderText"/>
            </w:rPr>
            <w:t>Click or tap here to enter text.</w:t>
          </w:r>
        </w:p>
      </w:docPartBody>
    </w:docPart>
    <w:docPart>
      <w:docPartPr>
        <w:name w:val="40D7D65F7E0A4C4B806FE93BC311AC35"/>
        <w:category>
          <w:name w:val="General"/>
          <w:gallery w:val="placeholder"/>
        </w:category>
        <w:types>
          <w:type w:val="bbPlcHdr"/>
        </w:types>
        <w:behaviors>
          <w:behavior w:val="content"/>
        </w:behaviors>
        <w:guid w:val="{BBBEDB5B-0237-4833-ABDD-A92E4FB0E6E9}"/>
      </w:docPartPr>
      <w:docPartBody>
        <w:p w:rsidR="00327DDD" w:rsidRDefault="0023115A" w:rsidP="0023115A">
          <w:pPr>
            <w:pStyle w:val="40D7D65F7E0A4C4B806FE93BC311AC35"/>
          </w:pPr>
          <w:r w:rsidRPr="00C81D3E">
            <w:rPr>
              <w:rStyle w:val="PlaceholderText"/>
            </w:rPr>
            <w:t>Click or tap here to enter text.</w:t>
          </w:r>
        </w:p>
      </w:docPartBody>
    </w:docPart>
    <w:docPart>
      <w:docPartPr>
        <w:name w:val="8C929D2F735045BFA03F288578D57099"/>
        <w:category>
          <w:name w:val="General"/>
          <w:gallery w:val="placeholder"/>
        </w:category>
        <w:types>
          <w:type w:val="bbPlcHdr"/>
        </w:types>
        <w:behaviors>
          <w:behavior w:val="content"/>
        </w:behaviors>
        <w:guid w:val="{003E7A29-00DC-4692-8A82-8EF19AD4EC8D}"/>
      </w:docPartPr>
      <w:docPartBody>
        <w:p w:rsidR="00327DDD" w:rsidRDefault="0023115A" w:rsidP="0023115A">
          <w:pPr>
            <w:pStyle w:val="8C929D2F735045BFA03F288578D57099"/>
          </w:pPr>
          <w:r w:rsidRPr="00C81D3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9230267-7D19-48D2-BBB4-3BA268B23C73}"/>
      </w:docPartPr>
      <w:docPartBody>
        <w:p w:rsidR="00327DDD" w:rsidRDefault="0023115A">
          <w:r w:rsidRPr="00AD70FD">
            <w:rPr>
              <w:rStyle w:val="PlaceholderText"/>
            </w:rPr>
            <w:t>Click or tap here to enter text.</w:t>
          </w:r>
        </w:p>
      </w:docPartBody>
    </w:docPart>
    <w:docPart>
      <w:docPartPr>
        <w:name w:val="64719DEF26B2482DB77AB3D4A28926CA"/>
        <w:category>
          <w:name w:val="General"/>
          <w:gallery w:val="placeholder"/>
        </w:category>
        <w:types>
          <w:type w:val="bbPlcHdr"/>
        </w:types>
        <w:behaviors>
          <w:behavior w:val="content"/>
        </w:behaviors>
        <w:guid w:val="{25C5C689-9D49-40DE-AC6B-5C7B7D9FCC1E}"/>
      </w:docPartPr>
      <w:docPartBody>
        <w:p w:rsidR="00C2067F" w:rsidRDefault="009E6E30" w:rsidP="009E6E30">
          <w:pPr>
            <w:pStyle w:val="64719DEF26B2482DB77AB3D4A28926CA"/>
          </w:pPr>
          <w:r w:rsidRPr="00C81D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nux Libertine">
    <w:altName w:val="Cambria"/>
    <w:charset w:val="00"/>
    <w:family w:val="auto"/>
    <w:pitch w:val="variable"/>
    <w:sig w:usb0="E0000AFF" w:usb1="5200E5FB" w:usb2="02000020" w:usb3="00000000" w:csb0="000001BF" w:csb1="00000000"/>
  </w:font>
  <w:font w:name="Helvetica">
    <w:panose1 w:val="020B0604020202020204"/>
    <w:charset w:val="00"/>
    <w:family w:val="auto"/>
    <w:pitch w:val="variable"/>
    <w:sig w:usb0="E00002FF" w:usb1="5000785B" w:usb2="00000000" w:usb3="00000000" w:csb0="0000019F" w:csb1="00000000"/>
  </w:font>
  <w:font w:name="Calibri (Body)">
    <w:altName w:val="Calibri"/>
    <w:panose1 w:val="00000000000000000000"/>
    <w:charset w:val="00"/>
    <w:family w:val="roman"/>
    <w:notTrueType/>
    <w:pitch w:val="default"/>
  </w:font>
  <w:font w:name="Palatino">
    <w:altName w:val="Palatino Linotype"/>
    <w:charset w:val="4D"/>
    <w:family w:val="auto"/>
    <w:pitch w:val="variable"/>
    <w:sig w:usb0="A00002FF" w:usb1="7800205A" w:usb2="14600000" w:usb3="00000000" w:csb0="00000193" w:csb1="00000000"/>
  </w:font>
  <w:font w:name="Verdana">
    <w:panose1 w:val="020B0604030504040204"/>
    <w:charset w:val="00"/>
    <w:family w:val="swiss"/>
    <w:pitch w:val="variable"/>
    <w:sig w:usb0="A00006FF" w:usb1="4000205B" w:usb2="00000010" w:usb3="00000000" w:csb0="0000019F"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8B"/>
    <w:rsid w:val="0023115A"/>
    <w:rsid w:val="00327DDD"/>
    <w:rsid w:val="0062764E"/>
    <w:rsid w:val="009E6E30"/>
    <w:rsid w:val="00A5668B"/>
    <w:rsid w:val="00AE393E"/>
    <w:rsid w:val="00B47DDA"/>
    <w:rsid w:val="00BF045F"/>
    <w:rsid w:val="00C20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9E6E30"/>
    <w:rPr>
      <w:color w:val="808080"/>
    </w:rPr>
  </w:style>
  <w:style w:type="paragraph" w:customStyle="1" w:styleId="6808DBBEDFCC4B78863E8B043F132F33">
    <w:name w:val="6808DBBEDFCC4B78863E8B043F132F33"/>
    <w:rsid w:val="00A5668B"/>
  </w:style>
  <w:style w:type="paragraph" w:customStyle="1" w:styleId="0E83267EB6D547559923F19EFE87F154">
    <w:name w:val="0E83267EB6D547559923F19EFE87F154"/>
    <w:rsid w:val="00A5668B"/>
  </w:style>
  <w:style w:type="paragraph" w:customStyle="1" w:styleId="45A5E8C62FEA4BA8B933E6A12539F27D">
    <w:name w:val="45A5E8C62FEA4BA8B933E6A12539F27D"/>
    <w:rsid w:val="00A5668B"/>
  </w:style>
  <w:style w:type="paragraph" w:customStyle="1" w:styleId="AB3431C231AC43EAA3DE570C1C1B7088">
    <w:name w:val="AB3431C231AC43EAA3DE570C1C1B7088"/>
    <w:rsid w:val="00A5668B"/>
  </w:style>
  <w:style w:type="paragraph" w:customStyle="1" w:styleId="55F4C833CA574542BAAC11496241244A">
    <w:name w:val="55F4C833CA574542BAAC11496241244A"/>
    <w:rsid w:val="00A5668B"/>
  </w:style>
  <w:style w:type="paragraph" w:customStyle="1" w:styleId="383ED41ADC144CE28C264B69FF3636B4">
    <w:name w:val="383ED41ADC144CE28C264B69FF3636B4"/>
    <w:rsid w:val="00A5668B"/>
  </w:style>
  <w:style w:type="paragraph" w:customStyle="1" w:styleId="0C4A6298D4BB40C3BAB2AB4B004E1101">
    <w:name w:val="0C4A6298D4BB40C3BAB2AB4B004E1101"/>
    <w:rsid w:val="0023115A"/>
  </w:style>
  <w:style w:type="paragraph" w:customStyle="1" w:styleId="F657993200C149138E9C2658BA71CA95">
    <w:name w:val="F657993200C149138E9C2658BA71CA95"/>
    <w:rsid w:val="0023115A"/>
  </w:style>
  <w:style w:type="paragraph" w:customStyle="1" w:styleId="E5EDB6F1092D446EA227CA4677AF2D06">
    <w:name w:val="E5EDB6F1092D446EA227CA4677AF2D06"/>
    <w:rsid w:val="0023115A"/>
  </w:style>
  <w:style w:type="paragraph" w:customStyle="1" w:styleId="C306B98AE1CD486194AFC11AD7D58F7B">
    <w:name w:val="C306B98AE1CD486194AFC11AD7D58F7B"/>
    <w:rsid w:val="0023115A"/>
  </w:style>
  <w:style w:type="paragraph" w:customStyle="1" w:styleId="240FC7C1D8C044C1B182699964B01912">
    <w:name w:val="240FC7C1D8C044C1B182699964B01912"/>
    <w:rsid w:val="0023115A"/>
  </w:style>
  <w:style w:type="paragraph" w:customStyle="1" w:styleId="769B62C2646A4F758D12AEE54F0436FE">
    <w:name w:val="769B62C2646A4F758D12AEE54F0436FE"/>
    <w:rsid w:val="0023115A"/>
  </w:style>
  <w:style w:type="paragraph" w:customStyle="1" w:styleId="7B95C079327B4343BC3E51E1BC313BC9">
    <w:name w:val="7B95C079327B4343BC3E51E1BC313BC9"/>
    <w:rsid w:val="0023115A"/>
  </w:style>
  <w:style w:type="paragraph" w:customStyle="1" w:styleId="40D7D65F7E0A4C4B806FE93BC311AC35">
    <w:name w:val="40D7D65F7E0A4C4B806FE93BC311AC35"/>
    <w:rsid w:val="0023115A"/>
  </w:style>
  <w:style w:type="paragraph" w:customStyle="1" w:styleId="8C929D2F735045BFA03F288578D57099">
    <w:name w:val="8C929D2F735045BFA03F288578D57099"/>
    <w:rsid w:val="0023115A"/>
  </w:style>
  <w:style w:type="paragraph" w:customStyle="1" w:styleId="64719DEF26B2482DB77AB3D4A28926CA">
    <w:name w:val="64719DEF26B2482DB77AB3D4A28926CA"/>
    <w:rsid w:val="009E6E30"/>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7350A3-DE35-447E-A236-ED1847CB935A}">
  <we:reference id="wa104382081" version="1.55.1.0" store="en-US" storeType="OMEX"/>
  <we:alternateReferences>
    <we:reference id="wa104382081" version="1.55.1.0" store="" storeType="OMEX"/>
  </we:alternateReferences>
  <we:properties>
    <we:property name="MENDELEY_CITATIONS" value="[{&quot;citationID&quot;:&quot;MENDELEY_CITATION_c236e526-2d07-40a3-95c5-1f652f62d738&quot;,&quot;properties&quot;:{&quot;noteIndex&quot;:0},&quot;isEdited&quot;:false,&quot;manualOverride&quot;:{&quot;isManuallyOverridden&quot;:false,&quot;citeprocText&quot;:&quot;[21,33,39]&quot;,&quot;manualOverrideText&quot;:&quot;&quot;},&quot;citationItems&quot;:[{&quot;id&quot;:&quot;55770a57-e9ce-3e69-a4c9-45a49c65696c&quot;,&quot;itemData&quot;:{&quot;type&quot;:&quot;paper-conference&quot;,&quot;id&quot;:&quot;55770a57-e9ce-3e69-a4c9-45a49c65696c&quot;,&quot;title&quot;:&quot;Emotions in Microblogs and Information Diffusion: Evidence of a Curvilinear Relationship&quot;,&quot;author&quot;:[{&quot;family&quot;:&quot;Sachin&quot;,&quot;given&quot;:&quot;P. Kumar&quot;,&quot;parse-names&quot;:false,&quot;dropping-particle&quot;:&quot;&quot;,&quot;non-dropping-particle&quot;:&quot;&quot;},{&quot;family&quot;:&quot;Schecter&quot;,&quot;given&quot;:&quot;Aaron&quot;,&quot;parse-names&quot;:false,&quot;dropping-particle&quot;:&quot;&quot;,&quot;non-dropping-particle&quot;:&quot;&quot;},{&quot;family&quot;:&quot;Li&quot;,&quot;given&quot;:&quot;Weifeng&quot;,&quot;parse-names&quot;:false,&quot;dropping-particle&quot;:&quot;&quot;,&quot;non-dropping-particle&quot;:&quot;&quot;}],&quot;container-title&quot;:&quot;ICIS 2022 Proceedings&quot;,&quot;accessed&quot;:{&quot;date-parts&quot;:[[2023,5,1]]},&quot;URL&quot;:&quot;https://aisel.aisnet.org/icis2022/social/social/17&quot;,&quot;issued&quot;:{&quot;date-parts&quot;:[[2022,12,12]]},&quot;page&quot;:&quot;2471&quot;,&quot;container-title-short&quot;:&quot;&quot;},&quot;isTemporary&quot;:false},{&quot;id&quot;:&quot;c7340602-d2b6-3ab0-aee6-359e01b41682&quot;,&quot;itemData&quot;:{&quot;type&quot;:&quot;article-journal&quot;,&quot;id&quot;:&quot;c7340602-d2b6-3ab0-aee6-359e01b41682&quot;,&quot;title&quot;:&quot;Examining the Public Response to Vigilantism: A Multi-dimensional Model of Social Media Discourse&quot;,&quot;author&quot;:[{&quot;family&quot;:&quot;Kurumathur&quot;,&quot;given&quot;:&quot;Shalini Kapali&quot;,&quot;parse-names&quot;:false,&quot;dropping-particle&quot;:&quot;&quot;,&quot;non-dropping-particle&quot;:&quot;&quot;},{&quot;family&quot;:&quot;Bhatt&quot;,&quot;given&quot;:&quot;Paras&quot;,&quot;parse-names&quot;:false,&quot;dropping-particle&quot;:&quot;&quot;,&quot;non-dropping-particle&quot;:&quot;&quot;},{&quot;family&quot;:&quot;Hariharan&quot;,&quot;given&quot;:&quot;Govind&quot;,&quot;parse-names&quot;:false,&quot;dropping-particle&quot;:&quot;&quot;,&quot;non-dropping-particle&quot;:&quot;&quot;},{&quot;family&quot;:&quot;Valecha&quot;,&quot;given&quot;:&quot;Rohit&quot;,&quot;parse-names&quot;:false,&quot;dropping-particle&quot;:&quot;&quot;,&quot;non-dropping-particle&quot;:&quot;&quot;},{&quot;family&quot;:&quot;Rao&quot;,&quot;given&quot;:&quot;H. Raghav&quot;,&quot;parse-names&quot;:false,&quot;dropping-particle&quot;:&quot;&quot;,&quot;non-dropping-particle&quot;:&quot;&quot;}],&quot;container-title&quot;:&quot;ICIS 2022 Proceedings&quot;,&quot;accessed&quot;:{&quot;date-parts&quot;:[[2023,5,1]]},&quot;URL&quot;:&quot;https://aisel.aisnet.org/icis2022/social/social/19&quot;,&quot;issued&quot;:{&quot;date-parts&quot;:[[2022,12,12]]},&quot;container-title-short&quot;:&quot;&quot;},&quot;isTemporary&quot;:false},{&quot;id&quot;:&quot;7cd7f20e-b16d-39f6-9f77-18626cbad25e&quot;,&quot;itemData&quot;:{&quot;type&quot;:&quot;article-journal&quot;,&quot;id&quot;:&quot;7cd7f20e-b16d-39f6-9f77-18626cbad25e&quot;,&quot;title&quot;:&quot;Dancing to the #challenge: The Effect of TikTok on Closing the Artist  Gender Gap&quot;,&quot;author&quot;:[{&quot;family&quot;:&quot;Wang&quot;,&quot;given&quot;:&quot;Yifei&quot;,&quot;parse-names&quot;:false,&quot;dropping-particle&quot;:&quot;&quot;,&quot;non-dropping-particle&quot;:&quot;&quot;},{&quot;family&quot;:&quot;Ramaprasad&quot;,&quot;given&quot;:&quot;Jui&quot;,&quot;parse-names&quot;:false,&quot;dropping-particle&quot;:&quot;&quot;,&quot;non-dropping-particle&quot;:&quot;&quot;},{&quot;family&quot;:&quot;Gopal&quot;,&quot;given&quot;:&quot;Anand&quot;,&quot;parse-names&quot;:false,&quot;dropping-particle&quot;:&quot;&quot;,&quot;non-dropping-particle&quot;:&quot;&quot;}],&quot;container-title&quot;:&quot;ICIS 2022 Proceedings&quot;,&quot;accessed&quot;:{&quot;date-parts&quot;:[[2023,5,1]]},&quot;URL&quot;:&quot;https://aisel.aisnet.org/icis2022/social/social/7&quot;,&quot;issued&quot;:{&quot;date-parts&quot;:[[2022,12,12]]},&quot;container-title-short&quot;:&quot;&quot;},&quot;isTemporary&quot;:false}],&quot;citationTag&quot;:&quot;MENDELEY_CITATION_v3_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&quot;},{&quot;citationID&quot;:&quot;MENDELEY_CITATION_0909a926-2c79-47eb-a8f5-cec11d403043&quot;,&quot;properties&quot;:{&quot;noteIndex&quot;:0},&quot;isEdited&quot;:false,&quot;manualOverride&quot;:{&quot;isManuallyOverridden&quot;:false,&quot;citeprocText&quot;:&quot;[8,22,35]&quot;,&quot;manualOverrideText&quot;:&quot;&quot;},&quot;citationItems&quot;:[{&quot;id&quot;:&quot;70b0e658-4d71-3799-b483-c802ccd61829&quot;,&quot;itemData&quot;:{&quot;type&quot;:&quot;article-journal&quot;,&quot;id&quot;:&quot;70b0e658-4d71-3799-b483-c802ccd61829&quot;,&quot;title&quot;:&quot;The interaction between microblog sentiment and stock returns: An empirical examination&quot;,&quot;author&quot;:[{&quot;family&quot;:&quot;Deng&quot;,&quot;given&quot;:&quot;Shuyuan&quot;,&quot;parse-names&quot;:false,&quot;dropping-particle&quot;:&quot;&quot;,&quot;non-dropping-particle&quot;:&quot;&quot;},{&quot;family&quot;:&quot;Huang&quot;,&quot;given&quot;:&quot;Zhijian&quot;,&quot;parse-names&quot;:false,&quot;dropping-particle&quot;:&quot;&quot;,&quot;non-dropping-particle&quot;:&quot;&quot;},{&quot;family&quot;:&quot;Sinha&quot;,&quot;given&quot;:&quot;Atish P.&quot;,&quot;parse-names&quot;:false,&quot;dropping-particle&quot;:&quot;&quot;,&quot;non-dropping-particle&quot;:&quot;&quot;},{&quot;family&quot;:&quot;Zhao&quot;,&quot;given&quot;:&quot;Huimin&quot;,&quot;parse-names&quot;:false,&quot;dropping-particle&quot;:&quot;&quot;,&quot;non-dropping-particle&quot;:&quot;&quot;}],&quot;container-title&quot;:&quot;MIS Quarterly&quot;,&quot;DOI&quot;:&quot;10.25300/MISQ/2018/14268&quot;,&quot;ISSN&quot;:&quot;21629730&quot;,&quot;issued&quot;:{&quot;date-parts&quot;:[[2018]]},&quot;abstract&quot;:&quot;Opinion mining of microblog messages has become a popular application of business analytics in recent times. Opinions reflected in microblogs have provided businesses with great opportunities to acquire insights into their operating environments in real time. In particular, the relationship between microblog sentiment and stock returns is of great interest to investment professionals and academic researchers across multiple disciplines. We empirically test this complex relationship in a comprehensive study. We perform vector autoregression on a data set containing close to 18 million microblog messages spanning 4 years at the market and the individual stock levels, and at the daily and the hourly frequencies. The results show that the influence of microblog sentiment on stock returns is both statistically and economically significant at the hour level. Microblog sentiment is also largely driven by movements in the market. Moreover, stock returns have a stronger influence on negative sentiment than on positive sentiment. These findings have important implications for both research and practice.&quot;,&quot;issue&quot;:&quot;3&quot;,&quot;volume&quot;:&quot;42&quot;,&quot;container-title-short&quot;:&quot;&quot;},&quot;isTemporary&quot;:false},{&quot;id&quot;:&quot;cf5364ab-21cd-31c5-8dae-be334c9d1978&quot;,&quot;itemData&quot;:{&quot;type&quot;:&quot;article-journal&quot;,&quot;id&quot;:&quot;cf5364ab-21cd-31c5-8dae-be334c9d1978&quot;,&quot;title&quot;:&quot;A local and global event sentiment based efficient stock exchange forecasting using deep learning&quot;,&quot;author&quot;:[{&quot;family&quot;:&quot;Maqsood&quot;,&quot;given&quot;:&quot;Haider&quot;,&quot;parse-names&quot;:false,&quot;dropping-particle&quot;:&quot;&quot;,&quot;non-dropping-particle&quot;:&quot;&quot;},{&quot;family&quot;:&quot;Mehmood&quot;,&quot;given&quot;:&quot;Irfan&quot;,&quot;parse-names&quot;:false,&quot;dropping-particle&quot;:&quot;&quot;,&quot;non-dropping-particle&quot;:&quot;&quot;},{&quot;family&quot;:&quot;Maqsood&quot;,&quot;given&quot;:&quot;Muazzam&quot;,&quot;parse-names&quot;:false,&quot;dropping-particle&quot;:&quot;&quot;,&quot;non-dropping-particle&quot;:&quot;&quot;},{&quot;family&quot;:&quot;Yasir&quot;,&quot;given&quot;:&quot;Muhammad&quot;,&quot;parse-names&quot;:false,&quot;dropping-particle&quot;:&quot;&quot;,&quot;non-dropping-particle&quot;:&quot;&quot;},{&quot;family&quot;:&quot;Afzal&quot;,&quot;given&quot;:&quot;Sitara&quot;,&quot;parse-names&quot;:false,&quot;dropping-particle&quot;:&quot;&quot;,&quot;non-dropping-particle&quot;:&quot;&quot;},{&quot;family&quot;:&quot;Aadil&quot;,&quot;given&quot;:&quot;Farhan&quot;,&quot;parse-names&quot;:false,&quot;dropping-particle&quot;:&quot;&quot;,&quot;non-dropping-particle&quot;:&quot;&quot;},{&quot;family&quot;:&quot;Selim&quot;,&quot;given&quot;:&quot;Mahmoud Mohamed&quot;,&quot;parse-names&quot;:false,&quot;dropping-particle&quot;:&quot;&quot;,&quot;non-dropping-particle&quot;:&quot;&quot;},{&quot;family&quot;:&quot;Muhammad&quot;,&quot;given&quot;:&quot;Khan&quot;,&quot;parse-names&quot;:false,&quot;dropping-particle&quot;:&quot;&quot;,&quot;non-dropping-particle&quot;:&quot;&quot;}],&quot;container-title&quot;:&quot;International Journal of Information Management&quot;,&quot;container-title-short&quot;:&quot;Int J Inf Manage&quot;,&quot;DOI&quot;:&quot;10.1016/j.ijinfomgt.2019.07.011&quot;,&quot;ISSN&quot;:&quot;02684012&quot;,&quot;issued&quot;:{&quot;date-parts&quot;:[[2020,2,1]]},&quot;page&quot;:&quot;432-451&quot;,&quot;abstract&quot;:&quot;Stock exchange forecasting is an important aspect of business investment plans. The customers prefer to invest in stocks rather than traditional investments due to high profitability. The high profit is often linked with high risk due to the nonlinear nature of data and complex economic rules. The stock markets are often volatile and change abruptly due to the economic conditions, political situation and major events for the country. Therefore, to investigate the effect of some major events more specifically global and local events for different top stock companies (country-wise) remains an open research area. In this study, we consider four countries- US, Hong Kong, Turkey, and Pakistan from developed, emerging and underdeveloped economies’ list. We have explored the effect of different major events occurred during 2012–2016 on stock markets. We use the Twitter dataset to calculate the sentiment analysis for each of these events. The dataset consists of 11.42 million tweets that were used to determine the event sentiment. We have used linear regression, support vector regression and deep learning for stock exchange forecasting. The performance of the system is evaluated using the Root Mean Square Error (RMSE) and Mean Absolute Error (MAE). The results show that performance improves by using the sentiment for these events.&quot;,&quot;publisher&quot;:&quot;Elsevier Ltd&quot;,&quot;volume&quot;:&quot;50&quot;},&quot;isTemporary&quot;:false},{&quot;id&quot;:&quot;4fbf861a-e03e-379d-9147-6ef1cae51aae&quot;,&quot;itemData&quot;:{&quot;type&quot;:&quot;article-journal&quot;,&quot;id&quot;:&quot;4fbf861a-e03e-379d-9147-6ef1cae51aae&quot;,&quot;title&quot;:&quot;A trans-national comparison of stock market movements and related social media chatter during the COVID-19 pandemic&quot;,&quot;author&quot;:[{&quot;family&quot;:&quot;Singh Chauhan&quot;,&quot;given&quot;:&quot;Sathyendra&quot;,&quot;parse-names&quot;:false,&quot;dropping-particle&quot;:&quot;&quot;,&quot;non-dropping-particle&quot;:&quot;&quot;},{&quot;family&quot;:&quot;Srinivasan&quot;,&quot;given&quot;:&quot;Karthik&quot;,&quot;parse-names&quot;:false,&quot;dropping-particle&quot;:&quot;&quot;,&quot;non-dropping-particle&quot;:&quot;&quot;},{&quot;family&quot;:&quot;Sharma&quot;,&quot;given&quot;:&quot;Tarun&quot;,&quot;parse-names&quot;:false,&quot;dropping-particle&quot;:&quot;&quot;,&quot;non-dropping-particle&quot;:&quot;&quot;}],&quot;container-title&quot;:&quot;Journal of Business Analytics&quot;,&quot;accessed&quot;:{&quot;date-parts&quot;:[[2023,5,1]]},&quot;DOI&quot;:&quot;10.1080/2573234X.2022.2155257&quot;,&quot;ISSN&quot;:&quot;25732358&quot;,&quot;URL&quot;:&quot;https://www.tandfonline.com/doi/abs/10.1080/2573234X.2022.2155257&quot;,&quot;issued&quot;:{&quot;date-parts&quot;:[[2022]]},&quot;abstract&quot;:&quot;The outbreak of the SARS-CoV-2 (COVID-19) pandemic first identified in 2019 has had long-term ramifications across global financial markets. We have seen stock markets across countries falling to historical lows and then recovering back during the pandemic. Prior research has established that human emotions can significantly influence financial markets. In particular, social media discussions or online Word-of-mouth (OWoM) minutely reflect public emotions and opinions associated with global market volatility. In this study, we use a quantitative approach to explore the relationship between discussions in twitter, a popular micro-blogging online platform and stock market performance across different countries, in order to understand the disaster-triggered behavioural responses of common investors across the globe. We analyse the association of national stock-indices, sentiment polarity and discussion subjectivity in Covid-19-related tweets originating in India, US, Italy, UK, Australia, Nigeria and South Africa during February 2020– January 2021 period. Using a combination of multiple analytics methods, our study examines: (i) linear and lagged association between OWoM and market performance; and (ii) heterogeneity in the OWoM-market relationship across the seven countries. Our results show weak but statistically significant correlation between OWoM subjectivity and polarity and stock market returns across countries. Our findings also show differential temporal association of OWoM and market returns across countries. Our study shows stock market connectedness between pairs of countries, some simultaneously varying while others varying with a time lag, and the strength of such connectedness increases during global disasters such as the COVID-19 pandemic.&quot;,&quot;publisher&quot;:&quot;Taylor &amp; Francis&quot;,&quot;container-title-short&quot;:&quot;&quot;},&quot;isTemporary&quot;:false}],&quot;citationTag&quot;:&quot;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&quot;},{&quot;citationID&quot;:&quot;MENDELEY_CITATION_d47e6508-f9e8-470b-854f-c86e25df4c2a&quot;,&quot;properties&quot;:{&quot;noteIndex&quot;:0},&quot;isEdited&quot;:false,&quot;manualOverride&quot;:{&quot;isManuallyOverridden&quot;:false,&quot;citeprocText&quot;:&quot;[1,38]&quot;,&quot;manualOverrideText&quot;:&quot;&quot;},&quot;citationItems&quot;:[{&quot;id&quot;:&quot;778944c0-3619-3644-bcf6-fadf8169b9c1&quot;,&quot;itemData&quot;:{&quot;type&quot;:&quot;article-journal&quot;,&quot;id&quot;:&quot;778944c0-3619-3644-bcf6-fadf8169b9c1&quot;,&quot;title&quot;:&quot;From Social to Sale: The Effects of Firm Generated Content in Social Media on Customer Behavior&quot;,&quot;author&quot;:[{&quot;family&quot;:&quot;Ashish&quot;,&quot;given&quot;:&quot;Kumar; Ram&quot;,&quot;parse-names&quot;:false,&quot;dropping-particle&quot;:&quot;&quot;,&quot;non-dropping-particle&quot;:&quot;&quot;},{&quot;family&quot;:&quot;Bezawada&quot;,&quot;given&quot;:&quot;&quot;,&quot;parse-names&quot;:false,&quot;dropping-particle&quot;:&quot;&quot;,&quot;non-dropping-particle&quot;:&quot;&quot;},{&quot;family&quot;:&quot;Kumar&quot;,&quot;given&quot;:&quot;Ashish&quot;,&quot;parse-names&quot;:false,&quot;dropping-particle&quot;:&quot;&quot;,&quot;non-dropping-particle&quot;:&quot;&quot;},{&quot;family&quot;:&quot;Bezawada&quot;,&quot;given&quot;:&quot;Ram&quot;,&quot;parse-names&quot;:false,&quot;dropping-particle&quot;:&quot;&quot;,&quot;non-dropping-particle&quot;:&quot;&quot;},{&quot;family&quot;:&quot;Rishika&quot;,&quot;given&quot;:&quot;Rishika&quot;,&quot;parse-names&quot;:false,&quot;dropping-particle&quot;:&quot;&quot;,&quot;non-dropping-particle&quot;:&quot;&quot;},{&quot;family&quot;:&quot;Ramkumar&quot;,&quot;given&quot;:&quot;Janakiraman&quot;,&quot;parse-names&quot;:false,&quot;dropping-particle&quot;:&quot;&quot;,&quot;non-dropping-particle&quot;:&quot;&quot;},{&quot;family&quot;:&quot;Kannan&quot;,&quot;given&quot;:&quot;P.K.&quot;,&quot;parse-names&quot;:false,&quot;dropping-particle&quot;:&quot;&quot;,&quot;non-dropping-particle&quot;:&quot;&quot;}],&quot;container-title&quot;:&quot;Journal of Marketing&quot;,&quot;container-title-short&quot;:&quot;J Mark&quot;,&quot;ISBN&quot;:&quot;9788578110796&quot;,&quot;ISSN&quot;:&quot;1098-6596&quot;,&quot;PMID&quot;:&quot;25246403&quot;,&quot;issued&quot;:{&quot;date-parts&quot;:[[2018]]},&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d67f88c9-7d10-3196-9dfa-61c2fd217d2a&quot;,&quot;itemData&quot;:{&quot;type&quot;:&quot;article-journal&quot;,&quot;id&quot;:&quot;d67f88c9-7d10-3196-9dfa-61c2fd217d2a&quot;,&quot;title&quot;:&quot;Quantifying the impacts of online fake news on the equity value of social media platforms – Evidence from Twitter&quot;,&quot;author&quot;:[{&quot;family&quot;:&quot;Velichety&quot;,&quot;given&quot;:&quot;Srikar&quot;,&quot;parse-names&quot;:false,&quot;dropping-particle&quot;:&quot;&quot;,&quot;non-dropping-particle&quot;:&quot;&quot;},{&quot;family&quot;:&quot;Shrivastava&quot;,&quot;given&quot;:&quot;Utkarsh&quot;,&quot;parse-names&quot;:false,&quot;dropping-particle&quot;:&quot;&quot;,&quot;non-dropping-particle&quot;:&quot;&quot;}],&quot;container-title&quot;:&quot;International Journal of Information Management&quot;,&quot;container-title-short&quot;:&quot;Int J Inf Manage&quot;,&quot;accessed&quot;:{&quot;date-parts&quot;:[[2022,2,13]]},&quot;DOI&quot;:&quot;10.1016/J.IJINFOMGT.2022.102474&quot;,&quot;ISSN&quot;:&quot;0268-4012&quot;,&quot;issued&quot;:{&quot;date-parts&quot;:[[2022,6,1]]},&quot;page&quot;:&quot;102474&quot;,&quot;abstract&quot;:&quot;Online Fake News characterized by falsehood and ambiguity is significantly shaking up various aspects of social, economic, and political life across the globe. In addition, it can also be detrimental to the existence of social media platforms. In this research, by synthesizing the prior literature on negativity bias in online settings, reasons for platform failure and the characteristics of social media platforms, we explain the mechanisms through which online fake news impacts the equity value of these platforms. We also develop and implement a two-stage Bayesian Vector Autoregression technique to test these mechanisms using a dataset from Twitter. Our results show that falsehood results in an equity value loss of approximately 2.11 Million USD over a ten-day period while a mere 67.17 Million falsehood tweets can interact with ambiguity to produce a loss of 10 Million USD. We also find that ambiguity helps mitigate the negative impact of fake news which we attribute to the fact that users converse and disambiguate news that arrives on social media platforms. Our research has theoretical and practical implications for the impact of fake news on these platforms and their valuations.&quot;,&quot;publisher&quot;:&quot;Pergamon&quot;,&quot;volume&quot;:&quot;64&quot;},&quot;isTemporary&quot;:false}],&quot;citationTag&quot;:&quot;MENDELEY_CITATION_v3_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&quot;},{&quot;citationID&quot;:&quot;MENDELEY_CITATION_130a0ec7-b1d0-4c49-ae82-9caa1fff1cea&quot;,&quot;properties&quot;:{&quot;noteIndex&quot;:0},&quot;isEdited&quot;:false,&quot;manualOverride&quot;:{&quot;isManuallyOverridden&quot;:false,&quot;citeprocText&quot;:&quot;[2]&quot;,&quot;manualOverrideText&quot;:&quot;&quot;},&quot;citationItems&quot;:[{&quot;id&quot;:&quot;6d5eb511-4de3-31c0-9fe6-a9f3f1d40b96&quot;,&quot;itemData&quot;:{&quot;type&quot;:&quot;article-journal&quot;,&quot;id&quot;:&quot;6d5eb511-4de3-31c0-9fe6-a9f3f1d40b96&quot;,&quot;title&quot;:&quot;Measuring economic policy uncertainty&quot;,&quot;author&quot;:[{&quot;family&quot;:&quot;Baker&quot;,&quot;given&quot;:&quot;Scott R.&quot;,&quot;parse-names&quot;:false,&quot;dropping-particle&quot;:&quot;&quot;,&quot;non-dropping-particle&quot;:&quot;&quot;},{&quot;family&quot;:&quot;Bloom&quot;,&quot;given&quot;:&quot;Nicholas&quot;,&quot;parse-names&quot;:false,&quot;dropping-particle&quot;:&quot;&quot;,&quot;non-dropping-particle&quot;:&quot;&quot;},{&quot;family&quot;:&quot;Davis&quot;,&quot;given&quot;:&quot;Steven J.&quot;,&quot;parse-names&quot;:false,&quot;dropping-particle&quot;:&quot;&quot;,&quot;non-dropping-particle&quot;:&quot;&quot;}],&quot;container-title&quot;:&quot;Quarterly Journal of Economics&quot;,&quot;DOI&quot;:&quot;10.1093/qje/qjw024&quot;,&quot;ISSN&quot;:&quot;15314650&quot;,&quot;issued&quot;:{&quot;date-parts&quot;:[[2016]]},&quot;page&quot;:&quot;1593-1636&quot;,&quot;abstract&quot;:&quot;We develop a new index of economic policy uncertainty (EPU) based on newspaper coverage frequency. Several types of evidence-including human readings of 12,000 newspaper articles-indicate that our index proxies for movements in policy-related economic uncertainty. Our U.S. index spikes near tight presidential elections, Gulf Wars I and II, the 9/11 attacks, the failure of Lehman Brothers, the 2011 debt ceiling dispute, and other major battles over fiscal policy. Using firm-level data, we find that policy uncertainty is associated with greater stock price volatility and reduced investment and employment in policy-sensitive sectors like defense, health care, finance, and infrastructure construction. At the macro level, innovations in policy uncertainty foreshadow declines in investment, output, and employment in the United States and, in a panel vector autoregressive setting, for 12 major economies. Extending our U.S. index back to 1900, EPU rose dramatically in the 1930s (from late 1931) and has drifted upward since the 1960s. JEL Codes: D80, E22, E66, G18, L50.&quot;,&quot;issue&quot;:&quot;4&quot;,&quot;volume&quot;:&quot;131&quot;,&quot;container-title-short&quot;:&quot;&quot;},&quot;isTemporary&quot;:false}],&quot;citationTag&quot;:&quot;MENDELEY_CITATION_v3_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&quot;},{&quot;citationID&quot;:&quot;MENDELEY_CITATION_45410cb2-6ca9-4dd5-a2a6-6988f699dd61&quot;,&quot;properties&quot;:{&quot;noteIndex&quot;:0},&quot;isEdited&quot;:false,&quot;manualOverride&quot;:{&quot;isManuallyOverridden&quot;:false,&quot;citeprocText&quot;:&quot;[2]&quot;,&quot;manualOverrideText&quot;:&quot;&quot;},&quot;citationItems&quot;:[{&quot;id&quot;:&quot;6d5eb511-4de3-31c0-9fe6-a9f3f1d40b96&quot;,&quot;itemData&quot;:{&quot;type&quot;:&quot;article-journal&quot;,&quot;id&quot;:&quot;6d5eb511-4de3-31c0-9fe6-a9f3f1d40b96&quot;,&quot;title&quot;:&quot;Measuring economic policy uncertainty&quot;,&quot;author&quot;:[{&quot;family&quot;:&quot;Baker&quot;,&quot;given&quot;:&quot;Scott R.&quot;,&quot;parse-names&quot;:false,&quot;dropping-particle&quot;:&quot;&quot;,&quot;non-dropping-particle&quot;:&quot;&quot;},{&quot;family&quot;:&quot;Bloom&quot;,&quot;given&quot;:&quot;Nicholas&quot;,&quot;parse-names&quot;:false,&quot;dropping-particle&quot;:&quot;&quot;,&quot;non-dropping-particle&quot;:&quot;&quot;},{&quot;family&quot;:&quot;Davis&quot;,&quot;given&quot;:&quot;Steven J.&quot;,&quot;parse-names&quot;:false,&quot;dropping-particle&quot;:&quot;&quot;,&quot;non-dropping-particle&quot;:&quot;&quot;}],&quot;container-title&quot;:&quot;Quarterly Journal of Economics&quot;,&quot;DOI&quot;:&quot;10.1093/qje/qjw024&quot;,&quot;ISSN&quot;:&quot;15314650&quot;,&quot;issued&quot;:{&quot;date-parts&quot;:[[2016]]},&quot;page&quot;:&quot;1593-1636&quot;,&quot;abstract&quot;:&quot;We develop a new index of economic policy uncertainty (EPU) based on newspaper coverage frequency. Several types of evidence-including human readings of 12,000 newspaper articles-indicate that our index proxies for movements in policy-related economic uncertainty. Our U.S. index spikes near tight presidential elections, Gulf Wars I and II, the 9/11 attacks, the failure of Lehman Brothers, the 2011 debt ceiling dispute, and other major battles over fiscal policy. Using firm-level data, we find that policy uncertainty is associated with greater stock price volatility and reduced investment and employment in policy-sensitive sectors like defense, health care, finance, and infrastructure construction. At the macro level, innovations in policy uncertainty foreshadow declines in investment, output, and employment in the United States and, in a panel vector autoregressive setting, for 12 major economies. Extending our U.S. index back to 1900, EPU rose dramatically in the 1930s (from late 1931) and has drifted upward since the 1960s. JEL Codes: D80, E22, E66, G18, L50.&quot;,&quot;issue&quot;:&quot;4&quot;,&quot;volume&quot;:&quot;131&quot;,&quot;container-title-short&quot;:&quot;&quot;},&quot;isTemporary&quot;:false}],&quot;citationTag&quot;:&quot;MENDELEY_CITATION_v3_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&quot;},{&quot;citationID&quot;:&quot;MENDELEY_CITATION_831347ad-a8ec-4be2-8b52-7ebc7f0811ea&quot;,&quot;properties&quot;:{&quot;noteIndex&quot;:0},&quot;isEdited&quot;:false,&quot;manualOverride&quot;:{&quot;isManuallyOverridden&quot;:false,&quot;citeprocText&quot;:&quot;[7]&quot;,&quot;manualOverrideText&quot;:&quot;&quot;},&quot;citationItems&quot;:[{&quot;id&quot;:&quot;49b4678c-0f83-37b2-8d42-40e9114b5579&quot;,&quot;itemData&quot;:{&quot;type&quot;:&quot;article-journal&quot;,&quot;id&quot;:&quot;49b4678c-0f83-37b2-8d42-40e9114b5579&quot;,&quot;title&quot;:&quot;Opportunities and Challenges in Explainable Artificial Intelligence (XAI): A Survey&quot;,&quot;author&quot;:[{&quot;family&quot;:&quot;Das&quot;,&quot;given&quot;:&quot;Arun&quot;,&quot;parse-names&quot;:false,&quot;dropping-particle&quot;:&quot;&quot;,&quot;non-dropping-particle&quot;:&quot;&quot;},{&quot;family&quot;:&quot;Rad&quot;,&quot;given&quot;:&quot;Paul&quot;,&quot;parse-names&quot;:false,&quot;dropping-particle&quot;:&quot;&quot;,&quot;non-dropping-particle&quot;:&quot;&quot;}],&quot;accessed&quot;:{&quot;date-parts&quot;:[[2023,5,1]]},&quot;URL&quot;:&quot;https://arxiv.org/abs/2006.11371v2&quot;,&quot;issued&quot;:{&quot;date-parts&quot;:[[2020,6,16]]},&quot;abstract&quot;:&quot;Nowadays, deep neural networks are widely used in mission critical systems such as healthcare, self-driving vehicles, and military which have direct impact on human lives. However, the black-box nature of deep neural networks challenges its use in mission critical applications, raising ethical and judicial concerns inducing lack of trust. Explainable Artificial Intelligence (XAI) is a field of Artificial Intelligence (AI) that promotes a set of tools, techniques, and algorithms that can generate high-quality interpretable, intuitive, human-understandable explanations of AI decisions. In addition to providing a holistic view of the current XAI landscape in deep learning, this paper provides mathematical summaries of seminal work. We start by proposing a taxonomy and categorizing the XAI techniques based on their scope of explanations, methodology behind the algorithms, and explanation level or usage which helps build trustworthy, interpretable, and self-explanatory deep learning models. We then describe the main principles used in XAI research and present the historical timeline for landmark studies in XAI from 2007 to 2020. After explaining each category of algorithms and approaches in detail, we then evaluate the explanation maps generated by eight XAI algorithms on image data, discuss the limitations of this approach, and provide potential future directions to improve XAI evaluation.&quot;,&quot;container-title-short&quot;:&quot;&quot;},&quot;isTemporary&quot;:false}],&quot;citationTag&quot;:&quot;MENDELEY_CITATION_v3_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&quot;},{&quot;citationID&quot;:&quot;MENDELEY_CITATION_a4415074-245e-44f5-b13e-555e7b4146ff&quot;,&quot;properties&quot;:{&quot;noteIndex&quot;:0},&quot;isEdited&quot;:false,&quot;manualOverride&quot;:{&quot;isManuallyOverridden&quot;:false,&quot;citeprocText&quot;:&quot;[30]&quot;,&quot;manualOverrideText&quot;:&quot;&quot;},&quot;citationItems&quot;:[{&quot;id&quot;:&quot;1d7d531b-1f83-3586-bfe2-f151631cc2fa&quot;,&quot;itemData&quot;:{&quot;type&quot;:&quot;article-journal&quot;,&quot;id&quot;:&quot;1d7d531b-1f83-3586-bfe2-f151631cc2fa&quot;,&quot;title&quot;:&quot;Explainable Deep Learning: A Field Guide for the Uninitiated&quot;,&quot;author&quot;:[{&quot;family&quot;:&quot;Ras&quot;,&quot;given&quot;:&quot;Gabriëlle&quot;,&quot;parse-names&quot;:false,&quot;dropping-particle&quot;:&quot;&quot;,&quot;non-dropping-particle&quot;:&quot;&quot;},{&quot;family&quot;:&quot;Xie&quot;,&quot;given&quot;:&quot;Ning&quot;,&quot;parse-names&quot;:false,&quot;dropping-particle&quot;:&quot;&quot;,&quot;non-dropping-particle&quot;:&quot;&quot;},{&quot;family&quot;:&quot;Gerven&quot;,&quot;given&quot;:&quot;Marcel&quot;,&quot;parse-names&quot;:false,&quot;dropping-particle&quot;:&quot;&quot;,&quot;non-dropping-particle&quot;:&quot;van&quot;},{&quot;family&quot;:&quot;Doran&quot;,&quot;given&quot;:&quot;Derek&quot;,&quot;parse-names&quot;:false,&quot;dropping-particle&quot;:&quot;&quot;,&quot;non-dropping-particle&quot;:&quot;&quot;}],&quot;container-title&quot;:&quot;Journal of Artificial Intelligence Research&quot;,&quot;DOI&quot;:&quot;10.1613/JAIR.1.13200&quot;,&quot;ISSN&quot;:&quot;10769757&quot;,&quot;issued&quot;:{&quot;date-parts&quot;:[[2022]]},&quot;page&quot;:&quot;329-396&quot;,&quot;abstract&quot;:&quot;Deep neural networks (DNNs) are an indispensable machine learning tool despite the difficulty of diagnosing what aspects of a model’s input drive its decisions. In countless real-world domains, from legislation and law enforcement to healthcare, such diagnosis is essential to ensure that DNN decisions are driven by aspects appropriate in the context of its use. The development of methods and studies enabling the explanation of a DNN’s decisions has thus blossomed into an active and broad area of research. The field’s complexity is exacerbated by competing definitions of what it means “to explain” the actions of a DNN and to evaluate an approach’s “ability to explain”. This article offers a field guide to explore the space of explainable deep learning for those in the AI/ML field who are uninitiated. The field guide: i) Introduces three simple dimensions defining the space of foundational methods that contribute to explainable deep learning, ii) discusses the evaluations for model explanations, iii) places explainability in the context of other related deep learning research areas, and iv) discusses user-oriented explanation design and future directions. We hope the guide is seen as a starting point for those embarking on this research field.&quot;,&quot;volume&quot;:&quot;73&quot;,&quot;container-title-short&quot;:&quot;&quot;},&quot;isTemporary&quot;:false}],&quot;citationTag&quot;:&quot;MENDELEY_CITATION_v3_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&quot;},{&quot;citationID&quot;:&quot;MENDELEY_CITATION_95e2dbe2-3ec6-418f-97e5-039339c9538f&quot;,&quot;properties&quot;:{&quot;noteIndex&quot;:0},&quot;isEdited&quot;:false,&quot;manualOverride&quot;:{&quot;isManuallyOverridden&quot;:false,&quot;citeprocText&quot;:&quot;[34]&quot;,&quot;manualOverrideText&quot;:&quot;&quot;},&quot;citationItems&quot;:[{&quot;id&quot;:&quot;6a1e4f46-8cb7-385a-af29-1158310e306f&quot;,&quot;itemData&quot;:{&quot;type&quot;:&quot;article-journal&quot;,&quot;id&quot;:&quot;6a1e4f46-8cb7-385a-af29-1158310e306f&quot;,&quot;title&quot;:&quot;Predictive analytics in information systems research&quot;,&quot;author&quot;:[{&quot;family&quot;:&quot;Shmueli&quot;,&quot;given&quot;:&quot;Galit&quot;,&quot;parse-names&quot;:false,&quot;dropping-particle&quot;:&quot;&quot;,&quot;non-dropping-particle&quot;:&quot;&quot;},{&quot;family&quot;:&quot;Koppius&quot;,&quot;given&quot;:&quot;Otto R.&quot;,&quot;parse-names&quot;:false,&quot;dropping-particle&quot;:&quot;&quot;,&quot;non-dropping-particle&quot;:&quot;&quot;}],&quot;container-title&quot;:&quot;MIS Quarterly: Management Information Systems&quot;,&quot;container-title-short&quot;:&quot;MIS Q&quot;,&quot;DOI&quot;:&quot;10.2307/23042796&quot;,&quot;ISSN&quot;:&quot;02767783&quot;,&quot;issued&quot;:{&quot;date-parts&quot;:[[2011]]},&quot;abstract&quot;:&quot;This research essay highlights the need to integrate predictive analytics into information systems research and shows several concrete ways in which this goal can be accomplished. Predictive analytics include empirical methods (statistical and other) that generate data predictions as well as methods for assessing predictive power. Predictive analytics not only assist in creating practically useful models, they also play an important role alongside explanatory modeling in theory building and theory testing. We describe six roles for predictive analytics: new theory generation, measurement development, comparison of competing theories, improvement of existing models, relevance assessment, and assessment of the predictability of empirical phenomena. Despite the importance of predictive analytics, we find that they are rare in the empirical IS literature. Extant IS literature relies nearly exclusively on explanatory statistical modeling, where statistical inference is used to test and evaluate the explanatory power of underlying causal models, and predictive power is assumed to follow automatically from the explanatory model. However, explanatory power does not imply predictive power and thus predictive analytics are necessary for assessing predictive power and for building empirical models that predict well. To show that predictive analytics and explanatory statistical modeling are fundamentally disparate, we show that they are different in each step of the modeling process. These differences translate into different final models, so that a pure explanatory statistical model is best tuned for testing causal hypotheses and a pure predictive model is best in terms of predictive power. We convert a well-known explanatory paper on TAM to a predictive context to illustrate these differences and show how predictive analytics can add theoretical and practical value to IS research.&quot;},&quot;isTemporary&quot;:false}],&quot;citationTag&quot;:&quot;MENDELEY_CITATION_v3_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&quot;},{&quot;citationID&quot;:&quot;MENDELEY_CITATION_36c7d2df-8977-4dda-ae4e-34d865043788&quot;,&quot;properties&quot;:{&quot;noteIndex&quot;:0},&quot;isEdited&quot;:false,&quot;manualOverride&quot;:{&quot;isManuallyOverridden&quot;:false,&quot;citeprocText&quot;:&quot;[26]&quot;,&quot;manualOverrideText&quot;:&quot;&quot;},&quot;citationItems&quot;:[{&quot;id&quot;:&quot;04ef3a04-6b08-3fca-b3ea-3bb3cb2fa927&quot;,&quot;itemData&quot;:{&quot;type&quot;:&quot;article-journal&quot;,&quot;id&quot;:&quot;04ef3a04-6b08-3fca-b3ea-3bb3cb2fa927&quot;,&quot;title&quot;:&quot;Interpretable Machine Learning. A Guide for Making Black Box Models Explainable.&quot;,&quot;author&quot;:[{&quot;family&quot;:&quot;Molnar&quot;,&quot;given&quot;:&quot;Christoph&quot;,&quot;parse-names&quot;:false,&quot;dropping-particle&quot;:&quot;&quot;,&quot;non-dropping-particle&quot;:&quot;&quot;}],&quot;container-title&quot;:&quot;Book&quot;,&quot;issued&quot;:{&quot;date-parts&quot;:[[2020]]},&quot;abstract&quot;:&quot;The emergence of machine learning as a society-changing technology in the past decade has triggered concerns about people's inability to understand the reasoning of increasingly complex models. The field of IML (interpretable machine learning) grew out of these concerns, with the goal of empowering various stakeholders to tackle use cases, such as building trust in models, performing model debugging, and generally informing real human decision-making.&quot;,&quot;container-title-short&quot;:&quot;&quot;},&quot;isTemporary&quot;:false}],&quot;citationTag&quot;:&quot;MENDELEY_CITATION_v3_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&quot;},{&quot;citationID&quot;:&quot;MENDELEY_CITATION_7abd0ee7-1e18-48f6-9c6f-475008e1d390&quot;,&quot;properties&quot;:{&quot;noteIndex&quot;:0},&quot;isEdited&quot;:false,&quot;manualOverride&quot;:{&quot;isManuallyOverridden&quot;:false,&quot;citeprocText&quot;:&quot;[6,17,28]&quot;,&quot;manualOverrideText&quot;:&quot;&quot;},&quot;citationItems&quot;:[{&quot;id&quot;:&quot;297e2ae7-9e76-3336-b60a-22d05183d289&quot;,&quot;itemData&quot;:{&quot;type&quot;:&quot;article-journal&quot;,&quot;id&quot;:&quot;297e2ae7-9e76-3336-b60a-22d05183d289&quot;,&quot;title&quot;:&quot;Economic policy statements, social media, and stock market uncertainty: An analysis of Donald Trump’s tweets&quot;,&quot;author&quot;:[{&quot;family&quot;:&quot;Ortiz&quot;,&quot;given&quot;:&quot;Daniel Perico&quot;,&quot;parse-names&quot;:false,&quot;dropping-particle&quot;:&quot;&quot;,&quot;non-dropping-particle&quot;:&quot;&quot;}],&quot;container-title&quot;:&quot;Journal of Economics and Finance&quot;,&quot;DOI&quot;:&quot;10.1007/s12197-022-09608-5&quot;,&quot;ISSN&quot;:&quot;19389744&quot;,&quot;issued&quot;:{&quot;date-parts&quot;:[[2022]]},&quot;abstract&quot;:&quot;This paper investigates the impact of economic policy communication via social media on stock market uncertainty. It uses a sample of Donald Trump’s tweets to identify and cluster policy-related tweets using a double machine learning approach based on natural language processing. The response of uncertainty to these tweets is then estimated using an event-study design. Tweets about foreign policy and trade, monetary policy, and immigration policy significantly increase market uncertainty as measured by the VIX. Independent of their content, also the frequency of tweets and the intensity of tweet sharing matter for stock market uncertainty. Most of the effects are transitory, reaching their peaks around two hours after the publication of tweets.&quot;,&quot;container-title-short&quot;:&quot;&quot;},&quot;isTemporary&quot;:false},{&quot;id&quot;:&quot;0abb7143-ca5e-38f8-b80f-8819eff0bdb5&quot;,&quot;itemData&quot;:{&quot;type&quot;:&quot;article-journal&quot;,&quot;id&quot;:&quot;0abb7143-ca5e-38f8-b80f-8819eff0bdb5&quot;,&quot;title&quot;:&quot;COVID-19, volatility dynamics, and sentiment trading&quot;,&quot;author&quot;:[{&quot;family&quot;:&quot;John&quot;,&quot;given&quot;:&quot;Kose&quot;,&quot;parse-names&quot;:false,&quot;dropping-particle&quot;:&quot;&quot;,&quot;non-dropping-particle&quot;:&quot;&quot;},{&quot;family&quot;:&quot;Li&quot;,&quot;given&quot;:&quot;Jingrui&quot;,&quot;parse-names&quot;:false,&quot;dropping-particle&quot;:&quot;&quot;,&quot;non-dropping-particle&quot;:&quot;&quot;}],&quot;container-title&quot;:&quot;Journal of Banking and Finance&quot;,&quot;container-title-short&quot;:&quot;J Bank Financ&quot;,&quot;DOI&quot;:&quot;10.1016/j.jbankfin.2021.106162&quot;,&quot;ISSN&quot;:&quot;03784266&quot;,&quot;issued&quot;:{&quot;date-parts&quot;:[[2021]]},&quot;abstract&quot;:&quot;In this paper, we study how different categories of crucial COVID-19 information influence price dynamics in stock and option markets during the period from 01/21/20 to 01/31/21. We present a theoretical model in which the behavioral traders make perceptual errors based on the intensity of sentiment arising from different types of news. In addition to the magnitude and direction of the news and its payoff relevance to security prices, other factors such as fear, emotion, and social media can influence the sentiment level. Using Google search data, we construct novel proxies for the sentiment levels induced by five categories of news, COVID, Market, Lockdown, Banking, and Government relief efforts. If the relative presence of behavioral traders in the stock market exceeds that in the option market, different predictions obtain for the effect of sentiment indices on jump volatility of the VIX index, the S&amp;P 500 index, and the S&amp;P 500 Banks index. We find that the jump component in the VIX index is increasing significantly with COVID index, Market index, Lockdown index, and Banking index. However, only COVID index and Market index increase the jump component of realized volatility of the stock indices (S&amp;P 500 index and S&amp;P 500 Banks index). The Government relief efforts index decreases this jump component. Banking and Lockdown index reduce jump volatility in the S&amp;P 500 index and S&amp;P 500 Banks index, but only with a delay of 5 days. These results are consistent with the predictions of our model.&quot;,&quot;volume&quot;:&quot;133&quot;},&quot;isTemporary&quot;:false},{&quot;id&quot;:&quot;e0a03dae-833c-3c2a-b255-f616ded5b05f&quot;,&quot;itemData&quot;:{&quot;type&quot;:&quot;article-journal&quot;,&quot;id&quot;:&quot;e0a03dae-833c-3c2a-b255-f616ded5b05f&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quot;,&quot;DOI&quot;:&quot;10.3390/jrfm13090208&quot;,&quot;issued&quot;:{&quot;date-parts&quot;:[[2020]]},&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issue&quot;:&quot;9&quot;,&quot;volume&quot;:&quot;13&quot;,&quot;container-title-short&quot;:&quot;&quot;},&quot;isTemporary&quot;:false}],&quot;citationTag&quot;:&quot;MENDELEY_CITATION_v3_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iLCJET0kiOiIxMC4zMzkwL2pyZm0xMzA5MDIwOCIsImlzc3VlZCI6eyJkYXRlLXBhcnRzIjpbWzIwMjBdXX0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mlzc3VlIjoiOSIsInZvbHVtZSI6IjEzIiwiY29udGFpbmVyLXRpdGxlLXNob3J0IjoiIn0sImlzVGVtcG9yYXJ5IjpmYWxzZX1dfQ==&quot;},{&quot;citationID&quot;:&quot;MENDELEY_CITATION_1760e8da-f5c0-4c08-9c58-248029f3e500&quot;,&quot;properties&quot;:{&quot;noteIndex&quot;:0},&quot;isEdited&quot;:false,&quot;manualOverride&quot;:{&quot;isManuallyOverridden&quot;:false,&quot;citeprocText&quot;:&quot;[18,32]&quot;,&quot;manualOverrideText&quot;:&quot;&quot;},&quot;citationItems&quot;:[{&quot;id&quot;:&quot;e494ffe4-0557-3e90-bbc7-71cd4fa6e2f2&quot;,&quot;itemData&quot;:{&quot;type&quot;:&quot;article-journal&quot;,&quot;id&quot;:&quot;e494ffe4-0557-3e90-bbc7-71cd4fa6e2f2&quot;,&quot;title&quot;:&quot;Predicting the unemployment rate using social media analysis&quot;,&quot;author&quot;:[{&quot;family&quot;:&quot;Ryu&quot;,&quot;given&quot;:&quot;Pum Mo&quot;,&quot;parse-names&quot;:false,&quot;dropping-particle&quot;:&quot;&quot;,&quot;non-dropping-particle&quot;:&quot;&quot;}],&quot;container-title&quot;:&quot;Journal of Information Processing Systems&quot;,&quot;DOI&quot;:&quot;10.3745/JIPS.04.0079&quot;,&quot;ISSN&quot;:&quot;2092805X&quot;,&quot;issued&quot;:{&quot;date-parts&quot;:[[2018]]},&quot;abstract&quot;:&quot;We demonstrate how social media content can be used to predict the unemployment rate, a real-world indicator. We present a novel method for predicting the unemployment rate using social media analysis based on natural language processing and statistical modeling. The system collects social media contents including news articles, blogs, and tweets written in Korean, and then extracts data for modeling using part-of-speech tagging and sentiment analysis techniques. The autoregressive integrated moving average with exogenous variables (ARIMAX) and autoregressive with exogenous variables (ARX) models for unemployment rate prediction are fit using the analyzed data. The proposed method quantifies the social moods expressed in social media contents, whereas the existing methods simply present social tendencies. Our model derived a 27.9% improvement in error reduction compared to a Google Index-based model in the mean absolute percentage error metric.&quot;,&quot;issue&quot;:&quot;4&quot;,&quot;volume&quot;:&quot;14&quot;,&quot;container-title-short&quot;:&quot;&quot;},&quot;isTemporary&quot;:false},{&quot;id&quot;:&quot;09d3b44d-9cb8-3e2f-8625-d2ca388ad8c0&quot;,&quot;itemData&quot;:{&quot;type&quot;:&quot;article-journal&quot;,&quot;id&quot;:&quot;09d3b44d-9cb8-3e2f-8625-d2ca388ad8c0&quot;,&quot;title&quot;:&quot;Making text count: Economic forecasting using newspaper text&quot;,&quot;author&quot;:[{&quot;family&quot;:&quot;Kalamara&quot;,&quot;given&quot;:&quot;Eleni&quot;,&quot;parse-names&quot;:false,&quot;dropping-particle&quot;:&quot;&quot;,&quot;non-dropping-particle&quot;:&quot;&quot;},{&quot;family&quot;:&quot;Turrell&quot;,&quot;given&quot;:&quot;Arthur&quot;,&quot;parse-names&quot;:false,&quot;dropping-particle&quot;:&quot;&quot;,&quot;non-dropping-particle&quot;:&quot;&quot;},{&quot;family&quot;:&quot;Redl&quot;,&quot;given&quot;:&quot;Chris&quot;,&quot;parse-names&quot;:false,&quot;dropping-particle&quot;:&quot;&quot;,&quot;non-dropping-particle&quot;:&quot;&quot;},{&quot;family&quot;:&quot;Kapetanios&quot;,&quot;given&quot;:&quot;George&quot;,&quot;parse-names&quot;:false,&quot;dropping-particle&quot;:&quot;&quot;,&quot;non-dropping-particle&quot;:&quot;&quot;},{&quot;family&quot;:&quot;Kapadia&quot;,&quot;given&quot;:&quot;Sujit&quot;,&quot;parse-names&quot;:false,&quot;dropping-particle&quot;:&quot;&quot;,&quot;non-dropping-particle&quot;:&quot;&quot;}],&quot;container-title&quot;:&quot;Journal of Applied Econometrics&quot;,&quot;DOI&quot;:&quot;10.1002/jae.2907&quot;,&quot;ISSN&quot;:&quot;10991255&quot;,&quot;issued&quot;:{&quot;date-parts&quot;:[[2022]]},&quot;page&quot;:&quot;896-919&quot;,&quot;abstract&quot;:&quot;This paper examines several ways to extract timely economic signals from newspaper text and shows that such information can materially improve forecasts of macroeconomic variables including GDP, inflation and unemployment. Our text is drawn from three popular UK newspapers that collectively represent UK newspaper readership in terms of political perspective and editorial style. Exploiting newspaper text can improve economic forecasts both unconditionally and when conditioning on other relevant information, but the performance of the latter varies according to the method used. Incorporating text into forecasts by combining counts of terms with supervised machine learning delivers the highest forecast improvements relative to existing text-based methods. These improvements are most pronounced during periods of economic stress when, arguably, forecasts matter most.&quot;,&quot;issue&quot;:&quot;5&quot;,&quot;volume&quot;:&quot;37&quot;,&quot;container-title-short&quot;:&quot;&quot;},&quot;isTemporary&quot;:false}],&quot;citationTag&quot;:&quot;MENDELEY_CITATION_v3_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&quot;},{&quot;citationID&quot;:&quot;MENDELEY_CITATION_c9108385-b9b3-4229-963e-e26f5366f7a1&quot;,&quot;properties&quot;:{&quot;noteIndex&quot;:0},&quot;isEdited&quot;:false,&quot;manualOverride&quot;:{&quot;isManuallyOverridden&quot;:false,&quot;citeprocText&quot;:&quot;[40]&quot;,&quot;manualOverrideText&quot;:&quot;&quot;},&quot;citationItems&quot;:[{&quot;id&quot;:&quot;90522a1c-d3ee-3fb8-b5ec-eef142c2ddb8&quot;,&quot;itemData&quot;:{&quot;type&quot;:&quot;article-journal&quot;,&quot;id&quot;:&quot;90522a1c-d3ee-3fb8-b5ec-eef142c2ddb8&quot;,&quot;title&quot;:&quot;A Twitter-Based Economic Policy Uncertainty Index: Expert Opinion and Financial Market Dynamics in an Emerging Market Economy&quot;,&quot;author&quot;:[{&quot;family&quot;:&quot;Yeşiltaş&quot;,&quot;given&quot;:&quot;Sevcan&quot;,&quot;parse-names&quot;:false,&quot;dropping-particle&quot;:&quot;&quot;,&quot;non-dropping-particle&quot;:&quot;&quot;},{&quot;family&quot;:&quot;Şen&quot;,&quot;given&quot;:&quot;Anıl&quot;,&quot;parse-names&quot;:false,&quot;dropping-particle&quot;:&quot;&quot;,&quot;non-dropping-particle&quot;:&quot;&quot;},{&quot;family&quot;:&quot;Arslan&quot;,&quot;given&quot;:&quot;Beyza&quot;,&quot;parse-names&quot;:false,&quot;dropping-particle&quot;:&quot;&quot;,&quot;non-dropping-particle&quot;:&quot;&quot;},{&quot;family&quot;:&quot;Altuğ&quot;,&quot;given&quot;:&quot;Sumru&quot;,&quot;parse-names&quot;:false,&quot;dropping-particle&quot;:&quot;&quot;,&quot;non-dropping-particle&quot;:&quot;&quot;}],&quot;container-title&quot;:&quot;Frontiers in Physics&quot;,&quot;container-title-short&quot;:&quot;Front Phys&quot;,&quot;DOI&quot;:&quot;10.3389/fphy.2022.864207&quot;,&quot;ISSN&quot;:&quot;2296424X&quot;,&quot;issued&quot;:{&quot;date-parts&quot;:[[2022]]},&quot;abstract&quot;:&quot;In this paper, we construct a Twitter-based high-frequency Economic Policy Uncertainty (TEPU) index built on a select set of Twitter user accounts whose tweets are considered to reflect expert opinion on the topic. We study the relationship between the TEPU index and a set of key financial indicators for tracking financial developments in Turkey over the sample period 2013–2021. Based on the results from a vector autoregressive analysis, we find evidence that changes in expert opinion described by fluctuations in the TEPU index interact with fluctuations in financial indicators such as the exchange rate and the stock market index to capture information about high frequency events during our sample period. Second, fluctuations in the TEPU index emerge as a key indicator that helps to predict the country risk premium measured by the CDS spread. We also find evidence that the conditional volatility of the different series reflects salient events that occurred over our sample period.&quot;,&quot;volume&quot;:&quot;10&quot;},&quot;isTemporary&quot;:false}],&quot;citationTag&quot;:&quot;MENDELEY_CITATION_v3_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&quot;},{&quot;citationID&quot;:&quot;MENDELEY_CITATION_9c38b232-cf67-4054-aa87-6b0a6dd2ea2f&quot;,&quot;properties&quot;:{&quot;noteIndex&quot;:0},&quot;isEdited&quot;:false,&quot;manualOverride&quot;:{&quot;isManuallyOverridden&quot;:false,&quot;citeprocText&quot;:&quot;[29]&quot;,&quot;manualOverrideText&quot;:&quot;&quot;},&quot;citationItems&quot;:[{&quot;id&quot;:&quot;3066d1ac-4a73-3797-99ec-93a1ce7d5f1a&quot;,&quot;itemData&quot;:{&quot;type&quot;:&quot;article-journal&quot;,&quot;id&quot;:&quot;3066d1ac-4a73-3797-99ec-93a1ce7d5f1a&quot;,&quot;title&quot;:&quot;Studying Reddit: A Systematic Overview of Disciplines, Approaches, Methods, and Ethics&quot;,&quot;author&quot;:[{&quot;family&quot;:&quot;Proferes&quot;,&quot;given&quot;:&quot;Nicholas&quot;,&quot;parse-names&quot;:false,&quot;dropping-particle&quot;:&quot;&quot;,&quot;non-dropping-particle&quot;:&quot;&quot;},{&quot;family&quot;:&quot;Jones&quot;,&quot;given&quot;:&quot;Naiyan&quot;,&quot;parse-names&quot;:false,&quot;dropping-particle&quot;:&quot;&quot;,&quot;non-dropping-particle&quot;:&quot;&quot;},{&quot;family&quot;:&quot;Gilbert&quot;,&quot;given&quot;:&quot;Sarah&quot;,&quot;parse-names&quot;:false,&quot;dropping-particle&quot;:&quot;&quot;,&quot;non-dropping-particle&quot;:&quot;&quot;},{&quot;family&quot;:&quot;Fiesler&quot;,&quot;given&quot;:&quot;Casey&quot;,&quot;parse-names&quot;:false,&quot;dropping-particle&quot;:&quot;&quot;,&quot;non-dropping-particle&quot;:&quot;&quot;},{&quot;family&quot;:&quot;Zimmer&quot;,&quot;given&quot;:&quot;Michael&quot;,&quot;parse-names&quot;:false,&quot;dropping-particle&quot;:&quot;&quot;,&quot;non-dropping-particle&quot;:&quot;&quot;}],&quot;container-title&quot;:&quot;Social Media and Society&quot;,&quot;DOI&quot;:&quot;10.1177/20563051211019004&quot;,&quot;ISSN&quot;:&quot;20563051&quot;,&quot;issued&quot;:{&quot;date-parts&quot;:[[2021]]},&quot;abstract&quot;:&quot;This article offers a systematic analysis of 727 manuscripts that used Reddit as a data source, published between 2010 and 2020. Our analysis reveals the increasing growth in use of Reddit as a data source, the range of disciplines this research is occurring in, how researchers are getting access to Reddit data, the characteristics of the datasets researchers are using, the subreddits and topics being studied, the kinds of analysis and methods researchers are engaging in, and the emerging ethical questions of research in this space. We discuss how researchers need to consider the impact of Reddit’s algorithms, affordances, and generalizability of the scientific knowledge produced using Reddit data, as well as the potential ethical dimensions of research that draws data from subreddits with potentially sensitive populations.&quot;,&quot;issue&quot;:&quot;2&quot;,&quot;volume&quot;:&quot;7&quot;,&quot;container-title-short&quot;:&quot;&quot;},&quot;isTemporary&quot;:false}],&quot;citationTag&quot;:&quot;MENDELEY_CITATION_v3_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&quot;},{&quot;citationID&quot;:&quot;MENDELEY_CITATION_0bbf5454-ec01-4612-8508-05a3b7587ab4&quot;,&quot;properties&quot;:{&quot;noteIndex&quot;:0},&quot;isEdited&quot;:false,&quot;manualOverride&quot;:{&quot;isManuallyOverridden&quot;:false,&quot;citeprocText&quot;:&quot;[13]&quot;,&quot;manualOverrideText&quot;:&quot;&quot;},&quot;citationItems&quot;:[{&quot;id&quot;:&quot;e4d6f5a2-41dd-3da8-9a22-89b7748ace8e&quot;,&quot;itemData&quot;:{&quot;type&quot;:&quot;book&quot;,&quot;id&quot;:&quot;e4d6f5a2-41dd-3da8-9a22-89b7748ace8e&quot;,&quot;title&quot;:&quot;Personal Finance&quot;,&quot;author&quot;:[{&quot;family&quot;:&quot;Garman&quot;,&quot;given&quot;:&quot;E T&quot;,&quot;parse-names&quot;:false,&quot;dropping-particle&quot;:&quot;&quot;,&quot;non-dropping-particle&quot;:&quot;&quot;},{&quot;family&quot;:&quot;Forgue&quot;,&quot;given&quot;:&quot;R&quot;,&quot;parse-names&quot;:false,&quot;dropping-particle&quot;:&quot;&quot;,&quot;non-dropping-particle&quot;:&quot;&quot;}],&quot;issued&quot;:{&quot;date-parts&quot;:[[2014]]},&quot;publisher&quot;:&quot;Cengage Learning&quot;,&quot;container-title-short&quot;:&quot;&quot;},&quot;isTemporary&quot;:false}],&quot;citationTag&quot;:&quot;MENDELEY_CITATION_v3_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&quot;},{&quot;citationID&quot;:&quot;MENDELEY_CITATION_49cc216b-3709-4fc8-a31d-c565ce2322aa&quot;,&quot;properties&quot;:{&quot;noteIndex&quot;:0},&quot;isEdited&quot;:false,&quot;manualOverride&quot;:{&quot;isManuallyOverridden&quot;:false,&quot;citeprocText&quot;:&quot;[4]&quot;,&quot;manualOverrideText&quot;:&quot;&quot;},&quot;citationItems&quot;:[{&quot;id&quot;:&quot;b1000586-ba20-3c50-90a8-5addb2804d5e&quot;,&quot;itemData&quot;:{&quot;type&quot;:&quot;book&quot;,&quot;id&quot;:&quot;b1000586-ba20-3c50-90a8-5addb2804d5e&quot;,&quot;title&quot;:&quot;No Title&quot;,&quot;author&quot;:[{&quot;family&quot;:&quot;Boe&quot;,&quot;given&quot;:&quot;Bryce&quot;,&quot;parse-names&quot;:false,&quot;dropping-particle&quot;:&quot;&quot;,&quot;non-dropping-particle&quot;:&quot;&quot;},{&quot;family&quot;:&quot;Payne&quot;,&quot;given&quot;:&quot;Joel&quot;,&quot;parse-names&quot;:false,&quot;dropping-particle&quot;:&quot;&quot;,&quot;non-dropping-particle&quot;:&quot;&quot;},{&quot;family&quot;:&quot;P.&quot;,&quot;given&quot;:&quot;A D&quot;,&quot;parse-names&quot;:false,&quot;dropping-particle&quot;:&quot;&quot;,&quot;non-dropping-particle&quot;:&quot;&quot;}],&quot;URL&quot;:&quot;https://praw.readthedocs.io/en/stable/)&quot;,&quot;issued&quot;:{&quot;date-parts&quot;:[[2014]]},&quot;publisher-place&quot;:&quot;PRAW&quot;,&quot;publisher&quot;:&quot;The Python Reddit API Wrapper&quot;,&quot;container-title-short&quot;:&quot;&quot;},&quot;isTemporary&quot;:false}],&quot;citationTag&quot;:&quot;MENDELEY_CITATION_v3_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&quot;},{&quot;citationID&quot;:&quot;MENDELEY_CITATION_56e6f2ba-62c0-44a7-ab20-24ca92e2e885&quot;,&quot;properties&quot;:{&quot;noteIndex&quot;:0},&quot;isEdited&quot;:false,&quot;manualOverride&quot;:{&quot;isManuallyOverridden&quot;:false,&quot;citeprocText&quot;:&quot;[15]&quot;,&quot;manualOverrideText&quot;:&quot;&quot;},&quot;citationItems&quot;:[{&quot;id&quot;:&quot;910265d7-4fe0-395f-85ee-b2a85a8bf5d4&quot;,&quot;itemData&quot;:{&quot;type&quot;:&quot;book&quot;,&quot;id&quot;:&quot;910265d7-4fe0-395f-85ee-b2a85a8bf5d4&quot;,&quot;title&quot;:&quot;Neural Topic Modeling with a Class-Based TF-IDF Procedure&quot;,&quot;author&quot;:[{&quot;family&quot;:&quot;Grootendorst&quot;,&quot;given&quot;:&quot;M&quot;,&quot;parse-names&quot;:false,&quot;dropping-particle&quot;:&quot;&quot;,&quot;non-dropping-particle&quot;:&quot;&quot;}],&quot;URL&quot;:&quot;http://arxiv.org/abs/2203.05794)&quot;,&quot;issued&quot;:{&quot;date-parts&quot;:[[2022]]},&quot;publisher-place&quot;:&quot;BERTopic&quot;,&quot;container-title-short&quot;:&quot;&quot;},&quot;isTemporary&quot;:false}],&quot;citationTag&quot;:&quot;MENDELEY_CITATION_v3_eyJjaXRhdGlvbklEIjoiTUVOREVMRVlfQ0lUQVRJT05fNTZlNmYyYmEtNjJjMC00NGE3LWFiMjAtMjRjYTkyZTJlODg1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quot;},{&quot;citationID&quot;:&quot;MENDELEY_CITATION_e2cd3d18-f925-435f-94a2-61fe856581b0&quot;,&quot;properties&quot;:{&quot;noteIndex&quot;:0},&quot;isEdited&quot;:false,&quot;manualOverride&quot;:{&quot;isManuallyOverridden&quot;:false,&quot;citeprocText&quot;:&quot;[15]&quot;,&quot;manualOverrideText&quot;:&quot;&quot;},&quot;citationItems&quot;:[{&quot;id&quot;:&quot;910265d7-4fe0-395f-85ee-b2a85a8bf5d4&quot;,&quot;itemData&quot;:{&quot;type&quot;:&quot;book&quot;,&quot;id&quot;:&quot;910265d7-4fe0-395f-85ee-b2a85a8bf5d4&quot;,&quot;title&quot;:&quot;Neural Topic Modeling with a Class-Based TF-IDF Procedure&quot;,&quot;author&quot;:[{&quot;family&quot;:&quot;Grootendorst&quot;,&quot;given&quot;:&quot;M&quot;,&quot;parse-names&quot;:false,&quot;dropping-particle&quot;:&quot;&quot;,&quot;non-dropping-particle&quot;:&quot;&quot;}],&quot;URL&quot;:&quot;http://arxiv.org/abs/2203.05794)&quot;,&quot;issued&quot;:{&quot;date-parts&quot;:[[2022]]},&quot;publisher-place&quot;:&quot;BERTopic&quot;,&quot;container-title-short&quot;:&quot;&quot;},&quot;isTemporary&quot;:false}],&quot;citationTag&quot;:&quot;MENDELEY_CITATION_v3_eyJjaXRhdGlvbklEIjoiTUVOREVMRVlfQ0lUQVRJT05fZTJjZDNkMTgtZjkyNS00MzVmLTk0YTItNjFmZTg1NjU4MWIw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quot;},{&quot;citationID&quot;:&quot;MENDELEY_CITATION_0730be97-ecf7-4571-a23e-4bbe9768614c&quot;,&quot;properties&quot;:{&quot;noteIndex&quot;:0},&quot;isEdited&quot;:false,&quot;manualOverride&quot;:{&quot;isManuallyOverridden&quot;:false,&quot;citeprocText&quot;:&quot;[25]&quot;,&quot;manualOverrideText&quot;:&quot;&quot;},&quot;citationItems&quot;:[{&quot;id&quot;:&quot;d61c9ae3-3e88-3665-ae5b-cc2cfee0b085&quot;,&quot;itemData&quot;:{&quot;type&quot;:&quot;paper-conference&quot;,&quot;id&quot;:&quot;d61c9ae3-3e88-3665-ae5b-cc2cfee0b085&quot;,&quot;title&quot;:&quot;Distributed representations ofwords and phrases and their compositionality&quot;,&quot;author&quot;:[{&quot;family&quot;:&quot;Mikolov&quot;,&quot;given&quot;:&quot;Tomas&quot;,&quot;parse-names&quot;:false,&quot;dropping-particle&quot;:&quot;&quot;,&quot;non-dropping-particle&quot;:&quot;&quot;},{&quot;family&quot;:&quot;Sutskever&quot;,&quot;given&quot;:&quot;Ilya&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container-title&quot;:&quot;Advances in Neural Information Processing Systems&quot;,&quot;container-title-short&quot;:&quot;Adv Neural Inf Process Syst&quot;,&quot;ISSN&quot;:&quot;10495258&quot;,&quot;issued&quot;:{&quot;date-parts&quot;:[[2013]]},&quot;abstract&quot;:&quot;The recently introduced continuous Skip-gram model is an effi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ficant speedup and also learn more regular word representations. We also describe a simple alternative to the hierarchical softmax called negative sampling. An inherent limitation of word representations is their indifference to word order and their inability to represent idiomatic phrases. For example, the meanings of \&quot;Canada\&quot; and \&quot;Air\&quot; cannot be easily combined to obtain \&quot;Air Canada\&quot;. Motivated by this example, we present a simple method for finding phrases in text, and show that learning good vector representations for millions of phrases is possible.&quot;},&quot;isTemporary&quot;:false}],&quot;citationTag&quot;:&quot;MENDELEY_CITATION_v3_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&quot;},{&quot;citationID&quot;:&quot;MENDELEY_CITATION_97815406-3866-439e-bccc-34830cf5833a&quot;,&quot;properties&quot;:{&quot;noteIndex&quot;:0},&quot;isEdited&quot;:false,&quot;manualOverride&quot;:{&quot;isManuallyOverridden&quot;:false,&quot;citeprocText&quot;:&quot;[9]&quot;,&quot;manualOverrideText&quot;:&quot;&quot;},&quot;citationItems&quot;:[{&quot;id&quot;:&quot;d98fc6b6-0702-303a-afef-ad4aea53d40b&quot;,&quot;itemData&quot;:{&quot;type&quot;:&quot;book&quot;,&quot;id&quot;:&quot;d98fc6b6-0702-303a-afef-ad4aea53d40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BN&quot;:&quot;9781950737130&quot;,&quot;URL&quot;:&quot;https://github.com/tensorflow/tensor2tensor)&quot;,&quot;issued&quot;:{&quot;date-parts&quot;:[[2019]]},&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volume&quot;:&quot;1&quot;,&quot;container-title-short&quot;:&quot;&quot;},&quot;isTemporary&quot;:false}],&quot;citationTag&quot;:&quot;MENDELEY_CITATION_v3_eyJjaXRhdGlvbklEIjoiTUVOREVMRVlfQ0lUQVRJT05fOTc4MTU0MDYtMzg2Ni00MzllLWJjY2MtMzQ4MzBjZjU4MzNhIiwicHJvcGVydGllcyI6eyJub3RlSW5kZXgiOjB9LCJpc0VkaXRlZCI6ZmFsc2UsIm1hbnVhbE92ZXJyaWRlIjp7ImlzTWFudWFsbHlPdmVycmlkZGVuIjpmYWxzZSwiY2l0ZXByb2NUZXh0IjoiWzldIiwibWFudWFsT3ZlcnJpZGVUZXh0IjoiIn0sImNpdGF0aW9uSXRlbXMiOlt7ImlkIjoiZDk4ZmM2YjYtMDcwMi0zMDNhLWFmZWYtYWQ0YWVhNTNkNDBiIiwiaXRlbURhdGEiOnsidHlwZSI6ImJvb2siLCJpZCI6ImQ5OGZjNmI2LTA3MDItMzAzYS1hZmVmLWFkNGFlYTUzZDQwYiIsInRpdGxlIjoiQkVSV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2b2x1bWUiOiIxIiwiY29udGFpbmVyLXRpdGxlLXNob3J0IjoiIn0sImlzVGVtcG9yYXJ5IjpmYWxzZX1dfQ==&quot;},{&quot;citationID&quot;:&quot;MENDELEY_CITATION_669108b6-3e0f-46b7-b39b-009ae323e3b3&quot;,&quot;properties&quot;:{&quot;noteIndex&quot;:0},&quot;isEdited&quot;:false,&quot;manualOverride&quot;:{&quot;isManuallyOverridden&quot;:false,&quot;citeprocText&quot;:&quot;[3]&quot;,&quot;manualOverrideText&quot;:&quot;&quot;},&quot;citationItems&quot;:[{&quot;id&quot;:&quot;f6668b88-a907-3c15-9d17-a2d59d8106fb&quot;,&quot;itemData&quot;:{&quot;type&quot;:&quot;article-journal&quot;,&quot;id&quot;:&quot;f6668b88-a907-3c15-9d17-a2d59d8106fb&quot;,&quot;title&quot;:&quot;Latent dirichlet allocatio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Jordan&quot;,&quot;given&quot;:&quot;Michael I.&quot;,&quot;parse-names&quot;:false,&quot;dropping-particle&quot;:&quot;&quot;,&quot;non-dropping-particle&quot;:&quot;&quot;}],&quot;container-title&quot;:&quot;The Journal of Machine Learning Research&quot;,&quot;ISSN&quot;:&quot;1532-4435&quot;,&quot;URL&quot;:&quot;http://dl.acm.org/citation.cfm?id=944919.944937&quot;,&quot;issued&quot;:{&quot;date-parts&quot;:[[2003,3,1]]},&quot;page&quot;:&quot;993-1022&quot;,&quot;publisher&quot;:&quot;JMLR.org&quot;,&quot;volume&quot;:&quot;3&quot;,&quot;container-title-short&quot;:&quot;&quot;},&quot;isTemporary&quot;:false}],&quot;citationTag&quot;:&quot;MENDELEY_CITATION_v3_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&quot;},{&quot;citationID&quot;:&quot;MENDELEY_CITATION_8b0265e6-3aad-4e1b-8615-f08460f30d18&quot;,&quot;properties&quot;:{&quot;noteIndex&quot;:0},&quot;isEdited&quot;:false,&quot;manualOverride&quot;:{&quot;isManuallyOverridden&quot;:false,&quot;citeprocText&quot;:&quot;[9]&quot;,&quot;manualOverrideText&quot;:&quot;&quot;},&quot;citationTag&quot;:&quot;MENDELEY_CITATION_v3_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2b2x1bWUiOiIxIiwiY29udGFpbmVyLXRpdGxlLXNob3J0IjoiIn0sImlzVGVtcG9yYXJ5IjpmYWxzZX1dfQ==&quot;,&quot;citationItems&quot;:[{&quot;id&quot;:&quot;d98fc6b6-0702-303a-afef-ad4aea53d40b&quot;,&quot;itemData&quot;:{&quot;type&quot;:&quot;book&quot;,&quot;id&quot;:&quot;d98fc6b6-0702-303a-afef-ad4aea53d40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BN&quot;:&quot;9781950737130&quot;,&quot;URL&quot;:&quot;https://github.com/tensorflow/tensor2tensor)&quot;,&quot;issued&quot;:{&quot;date-parts&quot;:[[2019]]},&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volume&quot;:&quot;1&quot;,&quot;container-title-short&quot;:&quot;&quot;},&quot;isTemporary&quot;:false}]},{&quot;citationID&quot;:&quot;MENDELEY_CITATION_bcc65c5e-f53a-422d-a155-e61c0cf0c417&quot;,&quot;properties&quot;:{&quot;noteIndex&quot;:0},&quot;isEdited&quot;:false,&quot;manualOverride&quot;:{&quot;isManuallyOverridden&quot;:false,&quot;citeprocText&quot;:&quot;[15]&quot;,&quot;manualOverrideText&quot;:&quot;&quot;},&quot;citationItems&quot;:[{&quot;id&quot;:&quot;910265d7-4fe0-395f-85ee-b2a85a8bf5d4&quot;,&quot;itemData&quot;:{&quot;type&quot;:&quot;book&quot;,&quot;id&quot;:&quot;910265d7-4fe0-395f-85ee-b2a85a8bf5d4&quot;,&quot;title&quot;:&quot;Neural Topic Modeling with a Class-Based TF-IDF Procedure&quot;,&quot;author&quot;:[{&quot;family&quot;:&quot;Grootendorst&quot;,&quot;given&quot;:&quot;M&quot;,&quot;parse-names&quot;:false,&quot;dropping-particle&quot;:&quot;&quot;,&quot;non-dropping-particle&quot;:&quot;&quot;}],&quot;URL&quot;:&quot;http://arxiv.org/abs/2203.05794)&quot;,&quot;issued&quot;:{&quot;date-parts&quot;:[[2022]]},&quot;publisher-place&quot;:&quot;BERTopic&quot;,&quot;container-title-short&quot;:&quot;&quot;},&quot;isTemporary&quot;:false}],&quot;citationTag&quot;:&quot;MENDELEY_CITATION_v3_eyJjaXRhdGlvbklEIjoiTUVOREVMRVlfQ0lUQVRJT05fYmNjNjVjNWUtZjUzYS00MjJkLWExNTUtZTYxYzBjZjBjNDE3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quot;},{&quot;citationID&quot;:&quot;MENDELEY_CITATION_fc8510e7-67f9-4bd9-93d0-96ac0538bc20&quot;,&quot;properties&quot;:{&quot;noteIndex&quot;:0},&quot;isEdited&quot;:false,&quot;manualOverride&quot;:{&quot;isManuallyOverridden&quot;:false,&quot;citeprocText&quot;:&quot;[27]&quot;,&quot;manualOverrideText&quot;:&quot;&quot;},&quot;citationItems&quot;:[{&quot;id&quot;:&quot;e50deb02-1d8b-3d37-b5ee-0c308002619e&quot;,&quot;itemData&quot;:{&quot;type&quot;:&quot;paper-conference&quot;,&quot;id&quot;:&quot;e50deb02-1d8b-3d37-b5ee-0c308002619e&quot;,&quot;title&quot;:&quot;Automatic evaluation of topic coherence&quot;,&quot;author&quot;:[{&quot;family&quot;:&quot;Newman&quot;,&quot;given&quot;:&quot;David&quot;,&quot;parse-names&quot;:false,&quot;dropping-particle&quot;:&quot;&quot;,&quot;non-dropping-particle&quot;:&quot;&quot;},{&quot;family&quot;:&quot;Lau&quot;,&quot;given&quot;:&quot;Jey Han&quot;,&quot;parse-names&quot;:false,&quot;dropping-particle&quot;:&quot;&quot;,&quot;non-dropping-particle&quot;:&quot;&quot;},{&quot;family&quot;:&quot;Grieser&quot;,&quot;given&quot;:&quot;Karl&quot;,&quot;parse-names&quot;:false,&quot;dropping-particle&quot;:&quot;&quot;,&quot;non-dropping-particle&quot;:&quot;&quot;},{&quot;family&quot;:&quot;Baldwin&quot;,&quot;given&quot;:&quot;Timothy&quot;,&quot;parse-names&quot;:false,&quot;dropping-particle&quot;:&quot;&quot;,&quot;non-dropping-particle&quot;:&quot;&quot;}],&quot;container-title&quot;:&quot;NAACL HLT 2010 - Human Language Technologies: The 2010 Annual Conference of the North American Chapter of the Association for Computational Linguistics, Proceedings of the Main Conference&quot;,&quot;issued&quot;:{&quot;date-parts&quot;:[[2010]]},&quot;abstract&quot;:&quot;This paper introduces the novel task of topic coherence evaluation, whereby a set of words, as generated by a topic model, is rated for coherence or interpretability. We apply a range of topic scoring models to the evaluation task, drawing on WordNet, Wikipedia and the Google search engine, and existing research on lexical similarity/relatedness. In comparison with human scores for a set of learned topics over two distinct datasets, we show a simple co-occurrence measure based on point-wise mutual information over Wikipedia data is able to achieve results for the task at or nearing the level of inter-annotator correlation, and that other Wikipedia-based lexical relatedness methods also achieve strong results. Google produces strong, if less consistent, results, while our results over WordNet are patchy at best. © 2010 Association for Computational Linguistics.&quot;,&quot;container-title-short&quot;:&quot;&quot;},&quot;isTemporary&quot;:false}],&quot;citationTag&quot;:&quot;MENDELEY_CITATION_v3_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&quot;},{&quot;citationID&quot;:&quot;MENDELEY_CITATION_41736158-9908-449e-8804-186dcadda50b&quot;,&quot;properties&quot;:{&quot;noteIndex&quot;:0},&quot;isEdited&quot;:false,&quot;manualOverride&quot;:{&quot;isManuallyOverridden&quot;:false,&quot;citeprocText&quot;:&quot;[37]&quot;,&quot;manualOverrideText&quot;:&quot;&quot;},&quot;citationItems&quot;:[{&quot;id&quot;:&quot;87ea4df6-e0b9-31f5-8261-224321c91ee5&quot;,&quot;itemData&quot;:{&quot;type&quot;:&quot;article-journal&quot;,&quot;id&quot;:&quot;87ea4df6-e0b9-31f5-8261-224321c91ee5&quot;,&quot;title&quot;:&quot;Regression Shrinkage and Selection Via the Lasso&quot;,&quot;author&quot;:[{&quot;family&quot;:&quot;Tibshirani&quot;,&quot;given&quot;:&quot;R&quot;,&quot;parse-names&quot;:false,&quot;dropping-particle&quot;:&quot;&quot;,&quot;non-dropping-particle&quot;:&quot;&quot;}],&quot;container-title&quot;:&quot;Journal of the Royal Statistical Society, Series B (Methodogical), pp&quot;,&quot;URL&quot;:&quot;https://doi.org/https://doi.org/10.1111/j.2517-6161.1996.tb02080.x)&quot;,&quot;issued&quot;:{&quot;date-parts&quot;:[[1996]]},&quot;page&quot;:&quot;267-288&quot;,&quot;container-title-short&quot;:&quot;&quot;},&quot;isTemporary&quot;:false}],&quot;citationTag&quot;:&quot;MENDELEY_CITATION_v3_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&quot;},{&quot;citationID&quot;:&quot;MENDELEY_CITATION_cf991eee-7e49-468a-9519-31dc0c4689bf&quot;,&quot;properties&quot;:{&quot;noteIndex&quot;:0},&quot;isEdited&quot;:false,&quot;manualOverride&quot;:{&quot;isManuallyOverridden&quot;:false,&quot;citeprocText&quot;:&quot;[19]&quot;,&quot;manualOverrideText&quot;:&quot;&quot;},&quot;citationItems&quot;:[{&quot;id&quot;:&quot;78f93731-7bfd-3cd0-ac8e-57c0095b1055&quot;,&quot;itemData&quot;:{&quot;type&quot;:&quot;article&quot;,&quot;id&quot;:&quot;78f93731-7bfd-3cd0-ac8e-57c0095b1055&quot;,&quot;title&quot;:&quot;Eli5&quot;,&quot;author&quot;:[{&quot;family&quot;:&quot;Korobov&quot;,&quot;given&quot;:&quot;M&quot;,&quot;parse-names&quot;:false,&quot;dropping-particle&quot;:&quot;&quot;,&quot;non-dropping-particle&quot;:&quot;&quot;},{&quot;family&quot;:&quot;Lopuhin&quot;,&quot;given&quot;:&quot;K&quot;,&quot;parse-names&quot;:false,&quot;dropping-particle&quot;:&quot;&quot;,&quot;non-dropping-particle&quot;:&quot;&quot;}],&quot;URL&quot;:&quot;https://eli5.readthedocs.io/en/latest/&quot;,&quot;issued&quot;:{&quot;date-parts&quot;:[[2016]]},&quot;volume&quot;:&quot;5&quot;,&quot;container-title-short&quot;:&quot;&quot;},&quot;isTemporary&quot;:false}],&quot;citationTag&quot;:&quot;MENDELEY_CITATION_v3_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&quot;},{&quot;citationID&quot;:&quot;MENDELEY_CITATION_de63a9b5-e0d8-4dff-b8ac-63275ff46afe&quot;,&quot;properties&quot;:{&quot;noteIndex&quot;:0},&quot;isEdited&quot;:false,&quot;manualOverride&quot;:{&quot;isManuallyOverridden&quot;:false,&quot;citeprocText&quot;:&quot;[5]&quot;,&quot;manualOverrideText&quot;:&quot;&quot;},&quot;citationItems&quot;:[{&quot;id&quot;:&quot;fa92aeeb-2dc9-3166-a96e-a7cd01eccb9b&quot;,&quot;itemData&quot;:{&quot;type&quot;:&quot;article-journal&quot;,&quot;id&quot;:&quot;fa92aeeb-2dc9-3166-a96e-a7cd01eccb9b&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URL&quot;:&quot;https://doi.org/https://doi.org/10.1023/A:1010933404324)&quot;,&quot;issued&quot;:{&quot;date-parts&quot;:[[2001]]},&quot;page&quot;:&quot;5-32&quot;,&quot;issue&quot;:&quot;1&quot;,&quot;volume&quot;:&quot;45&quot;},&quot;isTemporary&quot;:false}],&quot;citationTag&quot;:&quot;MENDELEY_CITATION_v3_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&quot;},{&quot;citationID&quot;:&quot;MENDELEY_CITATION_01fd470a-e6b5-48e3-86e5-62ad6435f10d&quot;,&quot;properties&quot;:{&quot;noteIndex&quot;:0},&quot;isEdited&quot;:false,&quot;manualOverride&quot;:{&quot;isManuallyOverridden&quot;:false,&quot;citeprocText&quot;:&quot;[19]&quot;,&quot;manualOverrideText&quot;:&quot;&quot;},&quot;citationItems&quot;:[{&quot;id&quot;:&quot;78f93731-7bfd-3cd0-ac8e-57c0095b1055&quot;,&quot;itemData&quot;:{&quot;type&quot;:&quot;article&quot;,&quot;id&quot;:&quot;78f93731-7bfd-3cd0-ac8e-57c0095b1055&quot;,&quot;title&quot;:&quot;Eli5&quot;,&quot;author&quot;:[{&quot;family&quot;:&quot;Korobov&quot;,&quot;given&quot;:&quot;M&quot;,&quot;parse-names&quot;:false,&quot;dropping-particle&quot;:&quot;&quot;,&quot;non-dropping-particle&quot;:&quot;&quot;},{&quot;family&quot;:&quot;Lopuhin&quot;,&quot;given&quot;:&quot;K&quot;,&quot;parse-names&quot;:false,&quot;dropping-particle&quot;:&quot;&quot;,&quot;non-dropping-particle&quot;:&quot;&quot;}],&quot;URL&quot;:&quot;https://eli5.readthedocs.io/en/latest/&quot;,&quot;issued&quot;:{&quot;date-parts&quot;:[[2016]]},&quot;volume&quot;:&quot;5&quot;,&quot;container-title-short&quot;:&quot;&quot;},&quot;isTemporary&quot;:false}],&quot;citationTag&quot;:&quot;MENDELEY_CITATION_v3_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&quot;},{&quot;citationID&quot;:&quot;MENDELEY_CITATION_5a76200b-47ba-447a-adde-0fe68ea51258&quot;,&quot;properties&quot;:{&quot;noteIndex&quot;:0},&quot;isEdited&quot;:false,&quot;manualOverride&quot;:{&quot;isManuallyOverridden&quot;:false,&quot;citeprocText&quot;:&quot;[36]&quot;,&quot;manualOverrideText&quot;:&quot;&quot;},&quot;citationItems&quot;:[{&quot;id&quot;:&quot;812cced5-d199-3ae8-86fe-74ef977cef07&quot;,&quot;itemData&quot;:{&quot;type&quot;:&quot;article-journal&quot;,&quot;id&quot;:&quot;812cced5-d199-3ae8-86fe-74ef977cef07&quot;,&quot;title&quot;:&quot;Forecasting at Scale&quot;,&quot;author&quot;:[{&quot;family&quot;:&quot;Taylor&quot;,&quot;given&quot;:&quot;Sean J.&quot;,&quot;parse-names&quot;:false,&quot;dropping-particle&quot;:&quot;&quot;,&quot;non-dropping-particle&quot;:&quot;&quot;},{&quot;family&quot;:&quot;Letham&quot;,&quot;given&quot;:&quot;Benjamin&quot;,&quot;parse-names&quot;:false,&quot;dropping-particle&quot;:&quot;&quot;,&quot;non-dropping-particle&quot;:&quot;&quot;}],&quot;container-title&quot;:&quot;The American Statistician&quot;,&quot;container-title-short&quot;:&quot;Am Stat&quot;,&quot;DOI&quot;:&quot;10.1080/00031305.2017.1380080&quot;,&quot;ISSN&quot;:&quot;15372731&quot;,&quot;issued&quot;:{&quot;date-parts&quot;:[[2018,1,2]]},&quot;page&quot;:&quot;37-45&quot;,&quot;abstract&quot;:&quot;Forecasting is a common data science task that helps organizations with capacity planning, goal setting, and anomaly detection. Despite its importance, there are serious challenges associated with producing reliable and high-quality forecasts—especially when there are a variety of time series and analysts with expertise in time series modeling are relatively rare. To address these challenges, we describe a practical approach to forecasting “at scale” that combines configurable models with analyst-in-the-loop performance analysis. We propose a modular regression model with interpretable parameters that can be intuitively adjusted by analysts with domain knowledge about the time series. We describe performance analyses to compare and evaluate forecasting procedures, and automatically flag forecasts for manual review and adjustment. Tools that help analysts to use their expertise most effectively enable reliable, practical forecasting of business time series.&quot;,&quot;issue&quot;:&quot;1&quot;,&quot;volume&quot;:&quot;72&quot;},&quot;isTemporary&quot;:false}],&quot;citationTag&quot;:&quot;MENDELEY_CITATION_v3_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&quot;},{&quot;citationID&quot;:&quot;MENDELEY_CITATION_d1cbb430-7355-411a-83d2-49f883243588&quot;,&quot;properties&quot;:{&quot;noteIndex&quot;:0},&quot;isEdited&quot;:false,&quot;manualOverride&quot;:{&quot;isManuallyOverridden&quot;:false,&quot;citeprocText&quot;:&quot;[10]&quot;,&quot;manualOverrideText&quot;:&quot;&quot;},&quot;citationItems&quot;:[{&quot;id&quot;:&quot;8fa68f50-0b07-3c4c-bd5a-3c0ee8e63890&quot;,&quot;itemData&quot;:{&quot;type&quot;:&quot;article-journal&quot;,&quot;id&quot;:&quot;8fa68f50-0b07-3c4c-bd5a-3c0ee8e63890&quot;,&quot;title&quot;:&quot;Time-series forecasting of seasonal items sales using machine learning – A comparative analysis&quot;,&quot;author&quot;:[{&quot;family&quot;:&quot;Ensafi&quot;,&quot;given&quot;:&quot;Yasaman&quot;,&quot;parse-names&quot;:false,&quot;dropping-particle&quot;:&quot;&quot;,&quot;non-dropping-particle&quot;:&quot;&quot;},{&quot;family&quot;:&quot;Amin&quot;,&quot;given&quot;:&quot;Saman Hassanzadeh&quot;,&quot;parse-names&quot;:false,&quot;dropping-particle&quot;:&quot;&quot;,&quot;non-dropping-particle&quot;:&quot;&quot;},{&quot;family&quot;:&quot;Zhang&quot;,&quot;given&quot;:&quot;Guoqing&quot;,&quot;parse-names&quot;:false,&quot;dropping-particle&quot;:&quot;&quot;,&quot;non-dropping-particle&quot;:&quot;&quot;},{&quot;family&quot;:&quot;Shah&quot;,&quot;given&quot;:&quot;Bharat&quot;,&quot;parse-names&quot;:false,&quot;dropping-particle&quot;:&quot;&quot;,&quot;non-dropping-particle&quot;:&quot;&quot;}],&quot;container-title&quot;:&quot;International Journal of Information Management Data Insights&quot;,&quot;DOI&quot;:&quot;10.1016/j.jjimei.2022.100058&quot;,&quot;ISSN&quot;:&quot;26670968&quot;,&quot;issued&quot;:{&quot;date-parts&quot;:[[2022]]},&quot;abstract&quot;:&quot;There has been a growing interest in the field of neural networks for prediction in recent years. In this research, a public dataset including the sales history of a retail store is investigated to forecast the sales of furniture. To this aim, several forecasting models are applied. First, some classical time-series forecasting techniques such as Seasonal Autoregressive Integrated Moving Average (SARIMA) and Triple Exponential Smoothing are utilized. Then, more advanced methods such as Prophet, Long Short-Term Memory (LSTM), and Convolutional Neural Network (CNN) are applied. The performances of the models are compared using different accuracy measurement methods (e.g., Root Mean Squared Error (RMSE) and Mean Absolute Percentage Error (MAPE)). The results show the superiority of the Stacked LSTM method over the other methods. In addition, the results indicate the good performances of the Prophet and CNN models.&quot;,&quot;issue&quot;:&quot;1&quot;,&quot;volume&quot;:&quot;2&quot;,&quot;container-title-short&quot;:&quot;&quot;},&quot;isTemporary&quot;:false}],&quot;citationTag&quot;:&quot;MENDELEY_CITATION_v3_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&quot;},{&quot;citationID&quot;:&quot;MENDELEY_CITATION_65d33d67-c251-4643-8afc-141b187bd293&quot;,&quot;properties&quot;:{&quot;noteIndex&quot;:0},&quot;isEdited&quot;:false,&quot;manualOverride&quot;:{&quot;isManuallyOverridden&quot;:false,&quot;citeprocText&quot;:&quot;[20]&quot;,&quot;manualOverrideText&quot;:&quot;&quot;},&quot;citationItems&quot;:[{&quot;id&quot;:&quot;a57ac4eb-45d5-3d1a-90c5-21cfe927505f&quot;,&quot;itemData&quot;:{&quot;type&quot;:&quot;book&quot;,&quot;id&quot;:&quot;a57ac4eb-45d5-3d1a-90c5-21cfe927505f&quot;,&quot;title&quot;:&quot;Multimodality: A Social Semiotic Approach to Contemporary Communication&quot;,&quot;author&quot;:[{&quot;family&quot;:&quot;Kress&quot;,&quot;given&quot;:&quot;Gunther R&quot;,&quot;parse-names&quot;:false,&quot;dropping-particle&quot;:&quot;&quot;,&quot;non-dropping-particle&quot;:&quot;&quot;}],&quot;issued&quot;:{&quot;date-parts&quot;:[[2010]]},&quot;publisher&quot;:&quot;Taylor &amp; Francis&quot;,&quot;container-title-short&quot;:&quot;&quot;},&quot;isTemporary&quot;:false}],&quot;citationTag&quot;:&quot;MENDELEY_CITATION_v3_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&quot;},{&quot;citationID&quot;:&quot;MENDELEY_CITATION_33950ff0-49eb-47fa-b8c2-4a777209cca4&quot;,&quot;properties&quot;:{&quot;noteIndex&quot;:0},&quot;isEdited&quot;:false,&quot;manualOverride&quot;:{&quot;isManuallyOverridden&quot;:false,&quot;citeprocText&quot;:&quot;[12]&quot;,&quot;manualOverrideText&quot;:&quot;&quot;},&quot;citationItems&quot;:[{&quot;id&quot;:&quot;b7d5f1a4-4fcc-3bcf-bff6-a0a9f675973d&quot;,&quot;itemData&quot;:{&quot;type&quot;:&quot;book&quot;,&quot;id&quot;:&quot;b7d5f1a4-4fcc-3bcf-bff6-a0a9f675973d&quot;,&quot;title&quot;:&quot;The Elements of Statistical Learning&quot;,&quot;author&quot;:[{&quot;family&quot;:&quot;Friedman&quot;,&quot;given&quot;:&quot;Jerome&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container-title&quot;:&quot;Springer series in statistics&quot;,&quot;DOI&quot;:&quot;10.1007/b94608&quot;,&quot;ISBN&quot;:&quot;978-0-387-84857-0&quot;,&quot;issued&quot;:{&quot;date-parts&quot;:[[2001]]},&quot;number-of-pages&quot;:&quot;745&quot;,&quot;abstract&quot;:&quot;During the past decade there has been an explosion in computation and information technology. With it have come vast amounts of data in a variety of fields such as medicine, biology, finance, and marketing. The challenge of understanding these data has led to the development of new tools in the field of statistics, and spawned new areas such as data mining, machine learning, and bioinformatics. Many of these tools have common underpinnings but are often expressed with different terminology. This book describes the important ideas in these areas in a common conceptual framework. While the approach is statistical, the emphasis is on concepts rather than mathematics. Many examples are given, with a liberal use of color graphics. It is a valuable resource for statisticians and anyone interested in data mining in science or industry. The book's coverage is broad, from supervised learning (prediction) to unsupervised learning. The many topics include neural networks, support vector machines, classification trees and boosting---the first comprehensive treatment of this topic in any book.&quot;,&quot;issue&quot;:&quot;1&quot;,&quot;volume&quot;:&quot;1&quot;,&quot;container-title-short&quot;:&quot;&quot;},&quot;isTemporary&quot;:false}],&quot;citationTag&quot;:&quot;MENDELEY_CITATION_v3_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&quot;},{&quot;citationID&quot;:&quot;MENDELEY_CITATION_2e7841ae-7138-4de3-83af-23f4fc4f97e0&quot;,&quot;properties&quot;:{&quot;noteIndex&quot;:0},&quot;isEdited&quot;:false,&quot;manualOverride&quot;:{&quot;isManuallyOverridden&quot;:false,&quot;citeprocText&quot;:&quot;[31]&quot;,&quot;manualOverrideText&quot;:&quot;&quot;},&quot;citationItems&quot;:[{&quot;id&quot;:&quot;60467b14-58fd-34ee-b364-06203706f638&quot;,&quot;itemData&quot;:{&quot;type&quot;:&quot;paper-conference&quot;,&quot;id&quot;:&quot;60467b14-58fd-34ee-b364-06203706f638&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container-title&quot;:&quot;EMNLP-IJCNLP 2019 - 2019 Conference on Empirical Methods in Natural Language Processing and 9th International Joint Conference on Natural Language Processing, Proceedings of the Conference&quot;,&quot;editor&quot;:[{&quot;family&quot;:&quot;Conference&quot;,&quot;given&quot;:&quot;Emnlp-ijcnlp&quot;,&quot;parse-names&quot;:false,&quot;dropping-particle&quot;:&quot;&quot;,&quot;non-dropping-particle&quot;:&quot;&quot;}],&quot;DOI&quot;:&quot;10.18653/v1/d19-1410&quot;,&quot;ISBN&quot;:&quot;9781950737901&quot;,&quot;issued&quot;:{&quot;date-parts&quot;:[[2019]]},&quot;page&quot;:&quot;3982-3992&quot;,&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Tag&quot;:&quot;MENDELEY_CITATION_v3_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iwiY29udGFpbmVyLXRpdGxlLXNob3J0IjoiIn0sImlzVGVtcG9yYXJ5IjpmYWxzZX1dfQ==&quot;},{&quot;citationID&quot;:&quot;MENDELEY_CITATION_4698a29d-6e74-4a45-8848-b65880252ec4&quot;,&quot;properties&quot;:{&quot;noteIndex&quot;:0},&quot;isEdited&quot;:false,&quot;manualOverride&quot;:{&quot;isManuallyOverridden&quot;:false,&quot;citeprocText&quot;:&quot;[24]&quot;,&quot;manualOverrideText&quot;:&quot;&quot;},&quot;citationItems&quot;:[{&quot;id&quot;:&quot;3abcc79d-5fde-3b46-9572-e47fed194cb8&quot;,&quot;itemData&quot;:{&quot;type&quot;:&quot;book&quot;,&quot;id&quot;:&quot;3abcc79d-5fde-3b46-9572-e47fed194cb8&quot;,&quot;title&quot;:&quot;Uniform Manifold Approximation and Projection for Dimension Reduction&quot;,&quot;author&quot;:[{&quot;family&quot;:&quot;McInnes&quot;,&quot;given&quot;:&quot;L&quot;,&quot;parse-names&quot;:false,&quot;dropping-particle&quot;:&quot;&quot;,&quot;non-dropping-particle&quot;:&quot;&quot;},{&quot;family&quot;:&quot;Healy&quot;,&quot;given&quot;:&quot;J&quot;,&quot;parse-names&quot;:false,&quot;dropping-particle&quot;:&quot;&quot;,&quot;non-dropping-particle&quot;:&quot;&quot;},{&quot;family&quot;:&quot;Melville&quot;,&quot;given&quot;:&quot;J&quot;,&quot;parse-names&quot;:false,&quot;dropping-particle&quot;:&quot;&quot;,&quot;non-dropping-particle&quot;:&quot;&quot;}],&quot;URL&quot;:&quot;http://arxiv.org/abs/1802.03426)&quot;,&quot;issued&quot;:{&quot;date-parts&quot;:[[2020]]},&quot;publisher-place&quot;:&quot;UMAP&quot;,&quot;container-title-short&quot;:&quot;&quot;},&quot;isTemporary&quot;:false}],&quot;citationTag&quot;:&quot;MENDELEY_CITATION_v3_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&quot;},{&quot;citationID&quot;:&quot;MENDELEY_CITATION_748743c9-a8cc-41ae-beab-9278a5e09702&quot;,&quot;properties&quot;:{&quot;noteIndex&quot;:0},&quot;isEdited&quot;:false,&quot;manualOverride&quot;:{&quot;isManuallyOverridden&quot;:false,&quot;citeprocText&quot;:&quot;[11,23]&quot;,&quot;manualOverrideText&quot;:&quot;&quot;},&quot;citationItems&quot;:[{&quot;id&quot;:&quot;00f117cf-34b1-3a28-945e-60e410e181bb&quot;,&quot;itemData&quot;:{&quot;type&quot;:&quot;article-journal&quot;,&quot;id&quot;:&quot;00f117cf-34b1-3a28-945e-60e410e181bb&quot;,&quot;title&quot;:&quot;A Density-Based Algorithm for Discovering Clusters in Large Spatial Databases with Noise&quot;,&quot;author&quot;:[{&quot;family&quot;:&quot;Ester&quot;,&quot;given&quot;:&quot;M&quot;,&quot;parse-names&quot;:false,&quot;dropping-particle&quot;:&quot;&quot;,&quot;non-dropping-particle&quot;:&quot;&quot;},{&quot;family&quot;:&quot;Kriegel&quot;,&quot;given&quot;:&quot;H.-P.&quot;,&quot;parse-names&quot;:false,&quot;dropping-particle&quot;:&quot;&quot;,&quot;non-dropping-particle&quot;:&quot;&quot;},{&quot;family&quot;:&quot;Sander&quot;,&quot;given&quot;:&quot;J&quot;,&quot;parse-names&quot;:false,&quot;dropping-particle&quot;:&quot;&quot;,&quot;non-dropping-particle&quot;:&quot;&quot;},{&quot;family&quot;:&quot;Xu&quot;,&quot;given&quot;:&quot;X&quot;,&quot;parse-names&quot;:false,&quot;dropping-particle&quot;:&quot;&quot;,&quot;non-dropping-particle&quot;:&quot;&quot;}],&quot;container-title&quot;:&quot;in KDD (Vol.&quot;,&quot;issued&quot;:{&quot;date-parts&quot;:[[1996]]},&quot;page&quot;:&quot;226-231&quot;,&quot;volume&quot;:&quot;96&quot;,&quot;container-title-short&quot;:&quot;&quot;},&quot;isTemporary&quot;:false},{&quot;id&quot;:&quot;226c9d2c-b02d-3208-8937-aa39827a3187&quot;,&quot;itemData&quot;:{&quot;type&quot;:&quot;article-journal&quot;,&quot;id&quot;:&quot;226c9d2c-b02d-3208-8937-aa39827a3187&quot;,&quot;title&quot;:&quot;Hdbscan: Hierarchical Density Based Clustering&quot;,&quot;author&quot;:[{&quot;family&quot;:&quot;McInnes&quot;,&quot;given&quot;:&quot;L&quot;,&quot;parse-names&quot;:false,&quot;dropping-particle&quot;:&quot;&quot;,&quot;non-dropping-particle&quot;:&quot;&quot;},{&quot;family&quot;:&quot;Healy&quot;,&quot;given&quot;:&quot;J&quot;,&quot;parse-names&quot;:false,&quot;dropping-particle&quot;:&quot;&quot;,&quot;non-dropping-particle&quot;:&quot;&quot;},{&quot;family&quot;:&quot;Astels&quot;,&quot;given&quot;:&quot;S&quot;,&quot;parse-names&quot;:false,&quot;dropping-particle&quot;:&quot;&quot;,&quot;non-dropping-particle&quot;:&quot;&quot;}],&quot;container-title&quot;:&quot;The Journal of Open Source Software&quot;,&quot;URL&quot;:&quot;https://doi.org/10.21105/joss.00205)&quot;,&quot;issued&quot;:{&quot;date-parts&quot;:[[2017]]},&quot;page&quot;:&quot;11&quot;,&quot;volume&quot;:&quot;2&quot;,&quot;container-title-short&quot;:&quot;&quot;},&quot;isTemporary&quot;:false}],&quot;citationTag&quot;:&quot;MENDELEY_CITATION_v3_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&quot;},{&quot;citationID&quot;:&quot;MENDELEY_CITATION_385b4786-fd3d-4cdd-8efa-ad0355e51b59&quot;,&quot;properties&quot;:{&quot;noteIndex&quot;:0},&quot;isEdited&quot;:false,&quot;manualOverride&quot;:{&quot;isManuallyOverridden&quot;:false,&quot;citeprocText&quot;:&quot;[15]&quot;,&quot;manualOverrideText&quot;:&quot;&quot;},&quot;citationItems&quot;:[{&quot;id&quot;:&quot;910265d7-4fe0-395f-85ee-b2a85a8bf5d4&quot;,&quot;itemData&quot;:{&quot;type&quot;:&quot;book&quot;,&quot;id&quot;:&quot;910265d7-4fe0-395f-85ee-b2a85a8bf5d4&quot;,&quot;title&quot;:&quot;Neural Topic Modeling with a Class-Based TF-IDF Procedure&quot;,&quot;author&quot;:[{&quot;family&quot;:&quot;Grootendorst&quot;,&quot;given&quot;:&quot;M&quot;,&quot;parse-names&quot;:false,&quot;dropping-particle&quot;:&quot;&quot;,&quot;non-dropping-particle&quot;:&quot;&quot;}],&quot;URL&quot;:&quot;http://arxiv.org/abs/2203.05794)&quot;,&quot;issued&quot;:{&quot;date-parts&quot;:[[2022]]},&quot;publisher-place&quot;:&quot;BERTopic&quot;,&quot;container-title-short&quot;:&quot;&quot;},&quot;isTemporary&quot;:false}],&quot;citationTag&quot;:&quot;MENDELEY_CITATION_v3_eyJjaXRhdGlvbklEIjoiTUVOREVMRVlfQ0lUQVRJT05fMzg1YjQ3ODYtZmQzZC00Y2RkLThlZmEtYWQwMzU1ZTUxYjU5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quot;},{&quot;citationID&quot;:&quot;MENDELEY_CITATION_37339cb1-593c-424e-b0f4-992dce14cedd&quot;,&quot;properties&quot;:{&quot;noteIndex&quot;:0},&quot;isEdited&quot;:false,&quot;manualOverride&quot;:{&quot;isManuallyOverridden&quot;:false,&quot;citeprocText&quot;:&quot;[15]&quot;,&quot;manualOverrideText&quot;:&quot;&quot;},&quot;citationItems&quot;:[{&quot;id&quot;:&quot;910265d7-4fe0-395f-85ee-b2a85a8bf5d4&quot;,&quot;itemData&quot;:{&quot;type&quot;:&quot;book&quot;,&quot;id&quot;:&quot;910265d7-4fe0-395f-85ee-b2a85a8bf5d4&quot;,&quot;title&quot;:&quot;Neural Topic Modeling with a Class-Based TF-IDF Procedure&quot;,&quot;author&quot;:[{&quot;family&quot;:&quot;Grootendorst&quot;,&quot;given&quot;:&quot;M&quot;,&quot;parse-names&quot;:false,&quot;dropping-particle&quot;:&quot;&quot;,&quot;non-dropping-particle&quot;:&quot;&quot;}],&quot;URL&quot;:&quot;http://arxiv.org/abs/2203.05794)&quot;,&quot;issued&quot;:{&quot;date-parts&quot;:[[2022]]},&quot;publisher-place&quot;:&quot;BERTopic&quot;,&quot;container-title-short&quot;:&quot;&quot;},&quot;isTemporary&quot;:false}],&quot;citationTag&quot;:&quot;MENDELEY_CITATION_v3_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&quot;},{&quot;citationID&quot;:&quot;MENDELEY_CITATION_a69e62cc-9f30-458a-b7b2-d4f3c93f277d&quot;,&quot;properties&quot;:{&quot;noteIndex&quot;:0},&quot;isEdited&quot;:false,&quot;manualOverride&quot;:{&quot;isManuallyOverridden&quot;:false,&quot;citeprocText&quot;:&quot;[16]&quot;,&quot;manualOverrideText&quot;:&quot;&quot;},&quot;citationItems&quot;:[{&quot;id&quot;:&quot;dad77d22-84ca-3600-bbe5-c9c3504058c8&quot;,&quot;itemData&quot;:{&quot;type&quot;:&quot;article-journal&quot;,&quot;id&quot;:&quot;dad77d22-84ca-3600-bbe5-c9c3504058c8&quot;,&quot;title&quot;:&quot;The no-U-turn sampler: Adaptively setting path lengths in Hamiltonian Monte Carlo&quot;,&quot;author&quot;:[{&quot;family&quot;:&quot;Hoffman&quot;,&quot;given&quot;:&quot;Matthew D.&quot;,&quot;parse-names&quot;:false,&quot;dropping-particle&quot;:&quot;&quot;,&quot;non-dropping-particle&quot;:&quot;&quot;},{&quot;family&quot;:&quot;Gelman&quot;,&quot;given&quot;:&quot;Andrew&quot;,&quot;parse-names&quot;:false,&quot;dropping-particle&quot;:&quot;&quot;,&quot;non-dropping-particle&quot;:&quot;&quot;}],&quot;container-title&quot;:&quot;Journal of Machine Learning Research&quot;,&quot;ISSN&quot;:&quot;15337928&quot;,&quot;issued&quot;:{&quot;date-parts&quot;:[[2014]]},&quot;abstract&quot;:&quot;Hamiltonian Monte Carlo (HMC) is a Markov chain Monte Carlo (MCMC) algorithm that avoids the random walk behavior and sensitivity to correlated parameters that plague many MCMC methods by taking a series of steps informed by first-order gradient information. These features allow it to converge to high-dimensional target distributions much more quickly than simpler methods such as random walk Metropolis or Gibbs sampling. However, HMC's performance is highly sensitive to two user-specified parameters: a step size e and a desired number of steps L. In particular, if L is too small then the algorithm exhibits undesirable random walk behavior, while if L is too large the algorithm wastes computation. We introduce the No-U-Turn Sampler (NUTS), an extension to HMC that eliminates the need to set a number of steps L. NUTS uses a recursive algorithm to build a set of likely candidate points that spans a wide swath of the target distribution, stopping automatically when it starts to double back and retrace its steps. Empirically, NUTS performs at least as efficiently as (and sometimes more efficiently than) a well tuned standard HMC method, without requiring user intervention or costly tuning runs. We also derive a method for adapting the step size parameter e on the fly based on primal-dual averaging. NUTS can thus be used with no hand-tuning at all, making it suitable for applications such as BUGS-style automatic inference engines that require efficient \&quot;turnkey\&quot; samplers. © 2014 Matthew D. Hoffman and Andrew Gelman.&quot;,&quot;volume&quot;:&quot;15&quot;,&quot;container-title-short&quot;:&quot;&quot;},&quot;isTemporary&quot;:false}],&quot;citationTag&quot;:&quot;MENDELEY_CITATION_v3_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&quot;},{&quot;citationID&quot;:&quot;MENDELEY_CITATION_4d810733-41ed-4466-a21e-8fcdbed32581&quot;,&quot;properties&quot;:{&quot;noteIndex&quot;:0},&quot;isEdited&quot;:false,&quot;manualOverride&quot;:{&quot;isManuallyOverridden&quot;:false,&quot;citeprocText&quot;:&quot;[14]&quot;,&quot;manualOverrideText&quot;:&quot;&quot;},&quot;citationItems&quot;:[{&quot;id&quot;:&quot;00bf96c7-7db3-3005-aefc-8b87244ebec2&quot;,&quot;itemData&quot;:{&quot;type&quot;:&quot;book&quot;,&quot;id&quot;:&quot;00bf96c7-7db3-3005-aefc-8b87244ebec2&quot;,&quot;title&quot;:&quot;Bayesian Data Analysis&quot;,&quot;author&quot;:[{&quot;family&quot;:&quot;Gelman&quot;,&quot;given&quot;:&quot;Andrew&quot;,&quot;parse-names&quot;:false,&quot;dropping-particle&quot;:&quot;&quot;,&quot;non-dropping-particle&quot;:&quot;&quot;},{&quot;family&quot;:&quot;Carlin&quot;,&quot;given&quot;:&quot;John B.&quot;,&quot;parse-names&quot;:false,&quot;dropping-particle&quot;:&quot;&quot;,&quot;non-dropping-particle&quot;:&quot;&quot;},{&quot;family&quot;:&quot;Stern&quot;,&quot;given&quot;:&quot;Hal S.&quot;,&quot;parse-names&quot;:false,&quot;dropping-particle&quot;:&quot;&quot;,&quot;non-dropping-particle&quot;:&quot;&quot;},{&quot;family&quot;:&quot;Dunson&quot;,&quot;given&quot;:&quot;David B.&quot;,&quot;parse-names&quot;:false,&quot;dropping-particle&quot;:&quot;&quot;,&quot;non-dropping-particle&quot;:&quot;&quot;},{&quot;family&quot;:&quot;Vehtari&quot;,&quot;given&quot;:&quot;Aki&quot;,&quot;parse-names&quot;:false,&quot;dropping-particle&quot;:&quot;&quot;,&quot;non-dropping-particle&quot;:&quot;&quot;},{&quot;family&quot;:&quot;Rubin&quot;,&quot;given&quot;:&quot;Donald B.&quot;,&quot;parse-names&quot;:false,&quot;dropping-particle&quot;:&quot;&quot;,&quot;non-dropping-particle&quot;:&quot;&quot;}],&quot;container-title&quot;:&quot;Bayesian Data Analysis&quot;,&quot;issued&quot;:{&quot;date-parts&quot;:[[2014]]},&quot;publisher-place&quot;:&quot;Boca Raton, FL&quot;,&quot;number-of-pages&quot;:&quot;101-134&quot;,&quot;abstract&quot;:&quot;{Incorporating new and updated information, this second edition of THE bestselling text in Bayesian data analysis continues to emphasize practice over theory, describing how to conceptualize, perform, and critique statistical analyses from a Bayesian perspective. Its world-class authors provide guidance on all aspects of Bayesian data analysis and include examples of real statistical analyses, based on their own research, that demonstrate how to solve complicated problems. Changes in the new edition include: &amp;#183;Stronger focus on MCMC&amp;#183;Revision of the computational advice in Part III&amp;#183;New chapters on nonlinear models and decision analysis&amp;#183;Several additional applied examples from the authors' recent research&amp;#183;Additional chapters on current models for Bayesian data analysis such as nonlinear models, generalized linear mixed models, and more&amp;#183;Reorganization of chapters 6 and 7 on model checking and data collectionBayesian computation is currently at a stage where there are many reasonable ways to compute any given posterior distribution. However, the best approach is not always clear ahead of time. Reflecting this, the new edition offers a more pluralistic presentation, giving advice on performing computations from many perspectives while making clear the importance of being aware that there are different ways to implement any given iterative simulation computation. The new approach, additional examples, and updated information make Bayesian Data Analysis an excellent introductory text and a reference that working scientists will use throughout their professional life.}&quot;,&quot;edition&quot;:&quot;3&quot;,&quot;publisher&quot;:&quot;CRC press&quot;,&quot;container-title-short&quot;:&quot;&quot;},&quot;isTemporary&quot;:false}],&quot;citationTag&quot;:&quot;MENDELEY_CITATION_v3_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&quot;}]"/>
    <we:property name="MENDELEY_CITATIONS_LOCALE_CODE" value="&quot;en-US&quot;"/>
    <we:property name="MENDELEY_CITATIONS_STYLE" value="{&quot;id&quot;:&quot;https://www.zotero.org/styles/journal-of-management-information-systems&quot;,&quot;title&quot;:&quot;Journal of Management Information System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4799C-AFE9-3346-9853-C784FAA0D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1950</TotalTime>
  <Pages>35</Pages>
  <Words>9256</Words>
  <Characters>52765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Jinhang Jiang</dc:creator>
  <cp:keywords/>
  <dc:description/>
  <cp:lastModifiedBy>Srinivasan, Karthik</cp:lastModifiedBy>
  <cp:revision>48</cp:revision>
  <cp:lastPrinted>2023-06-27T19:00:00Z</cp:lastPrinted>
  <dcterms:created xsi:type="dcterms:W3CDTF">2023-06-04T02:42:00Z</dcterms:created>
  <dcterms:modified xsi:type="dcterms:W3CDTF">2024-05-10T15:45:00Z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86e16bf9-531c-3adf-9a2c-7cc30a361070</vt:lpwstr>
  </property>
  <property fmtid="{D5CDD505-2E9C-101B-9397-08002B2CF9AE}" pid="4" name="Mendeley Citation Style_1">
    <vt:lpwstr>http://www.zotero.org/styles/journal-of-management-information-systems</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http://www.zotero.org/styles/ieee-transactions-on-knowledge-and-data-engineering</vt:lpwstr>
  </property>
  <property fmtid="{D5CDD505-2E9C-101B-9397-08002B2CF9AE}" pid="16" name="Mendeley Recent Style Name 5_1">
    <vt:lpwstr>IEEE Transactions on Knowledge and Data Engineering</vt:lpwstr>
  </property>
  <property fmtid="{D5CDD505-2E9C-101B-9397-08002B2CF9AE}" pid="17" name="Mendeley Recent Style Id 6_1">
    <vt:lpwstr>http://www.zotero.org/styles/journal-of-management-information-systems</vt:lpwstr>
  </property>
  <property fmtid="{D5CDD505-2E9C-101B-9397-08002B2CF9AE}" pid="18" name="Mendeley Recent Style Name 6_1">
    <vt:lpwstr>Journal of Management Information Systems</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9dd9b139945652c334a6e1eec17c19eb2f2ac0b822158e6ad2f55b66a8f0485f</vt:lpwstr>
  </property>
</Properties>
</file>